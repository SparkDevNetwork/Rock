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rsidR="001E2F48" w:rsidRDefault="001E2F48" w:rsidP="000A36B0">
      <w:pPr>
        <w:pStyle w:val="Subtitle"/>
        <w:jc w:val="center"/>
      </w:pPr>
      <w:r>
        <w:t>by</w:t>
      </w:r>
    </w:p>
    <w:p w:rsidR="00EA1285" w:rsidRDefault="00EA1285" w:rsidP="00EA1285">
      <w:pPr>
        <w:pStyle w:val="Subtitle"/>
        <w:jc w:val="center"/>
      </w:pPr>
      <w:r>
        <w:t xml:space="preserve">Central Christian Church (AZ) </w:t>
      </w:r>
      <w:r>
        <w:br/>
      </w:r>
      <w:r w:rsidRPr="001E2F48">
        <w:rPr>
          <w:color w:val="5B9BD5" w:themeColor="accent1"/>
          <w:sz w:val="18"/>
        </w:rPr>
        <w:t>www.centralaz.com</w:t>
      </w:r>
    </w:p>
    <w:p w:rsidR="00EA1285" w:rsidRDefault="00EA1285" w:rsidP="00EA1285">
      <w:pPr>
        <w:pStyle w:val="Subtitle"/>
        <w:jc w:val="center"/>
      </w:pPr>
      <w:r>
        <w:t xml:space="preserve">with </w:t>
      </w:r>
    </w:p>
    <w:p w:rsidR="00EA1285" w:rsidRDefault="00EA1285" w:rsidP="00EA1285">
      <w:pPr>
        <w:pStyle w:val="Subtitle"/>
        <w:jc w:val="center"/>
        <w:rPr>
          <w:color w:val="5B9BD5" w:themeColor="accent1"/>
          <w:sz w:val="18"/>
        </w:rPr>
      </w:pPr>
      <w:r>
        <w:t xml:space="preserve">Taylor Cavaletto, BEMA Information Technologies </w:t>
      </w:r>
      <w:r>
        <w:br/>
      </w:r>
      <w:del w:id="0" w:author="Taylor Cavaletto" w:date="2018-09-14T09:47:00Z">
        <w:r w:rsidDel="00F4209B">
          <w:rPr>
            <w:color w:val="5B9BD5" w:themeColor="accent1"/>
            <w:sz w:val="18"/>
          </w:rPr>
          <w:delText>www</w:delText>
        </w:r>
      </w:del>
      <w:ins w:id="1" w:author="Taylor Cavaletto" w:date="2018-09-14T09:46:00Z">
        <w:r w:rsidR="00F4209B">
          <w:rPr>
            <w:color w:val="5B9BD5" w:themeColor="accent1"/>
            <w:sz w:val="18"/>
          </w:rPr>
          <w:t>rock</w:t>
        </w:r>
      </w:ins>
      <w:r>
        <w:rPr>
          <w:color w:val="5B9BD5" w:themeColor="accent1"/>
          <w:sz w:val="18"/>
        </w:rPr>
        <w:t>.bemaservices.com</w:t>
      </w:r>
    </w:p>
    <w:p w:rsidR="00EA1285" w:rsidRPr="000A6F51" w:rsidRDefault="000A6F51" w:rsidP="00EA1285">
      <w:pPr>
        <w:pStyle w:val="Subtitle"/>
        <w:jc w:val="center"/>
        <w:rPr>
          <w:rPrChange w:id="2" w:author="Nick Airdo" w:date="2018-09-18T08:26:00Z">
            <w:rPr/>
          </w:rPrChange>
        </w:rPr>
      </w:pPr>
      <w:ins w:id="3" w:author="Nick Airdo" w:date="2018-09-18T08:24:00Z">
        <w:r w:rsidRPr="000A6F51">
          <w:rPr>
            <w:rPrChange w:id="4" w:author="Nick Airdo" w:date="2018-09-18T08:26:00Z">
              <w:rPr>
                <w:i/>
                <w:sz w:val="16"/>
              </w:rPr>
            </w:rPrChange>
          </w:rPr>
          <w:t>&amp; Arran France</w:t>
        </w:r>
      </w:ins>
      <w:del w:id="5" w:author="Nick Airdo" w:date="2018-09-18T08:24:00Z">
        <w:r w:rsidR="00EA1285" w:rsidRPr="000A6F51" w:rsidDel="000A6F51">
          <w:rPr>
            <w:rPrChange w:id="6" w:author="Nick Airdo" w:date="2018-09-18T08:26:00Z">
              <w:rPr/>
            </w:rPrChange>
          </w:rPr>
          <w:delText>(</w:delText>
        </w:r>
      </w:del>
      <w:ins w:id="7" w:author="Nick Airdo" w:date="2018-09-18T08:05:00Z">
        <w:r w:rsidR="003E251C" w:rsidRPr="000A6F51">
          <w:rPr>
            <w:rPrChange w:id="8" w:author="Nick Airdo" w:date="2018-09-18T08:26:00Z">
              <w:rPr/>
            </w:rPrChange>
          </w:rPr>
          <w:t>,</w:t>
        </w:r>
      </w:ins>
      <w:ins w:id="9" w:author="Nick Airdo" w:date="2018-09-18T08:25:00Z">
        <w:r w:rsidRPr="000A6F51">
          <w:rPr>
            <w:rPrChange w:id="10" w:author="Nick Airdo" w:date="2018-09-18T08:26:00Z">
              <w:rPr>
                <w:i/>
                <w:sz w:val="16"/>
              </w:rPr>
            </w:rPrChange>
          </w:rPr>
          <w:t xml:space="preserve"> </w:t>
        </w:r>
      </w:ins>
      <w:del w:id="11" w:author="Nick Airdo" w:date="2018-09-18T08:25:00Z">
        <w:r w:rsidR="00EA1285" w:rsidRPr="000A6F51" w:rsidDel="000A6F51">
          <w:rPr>
            <w:rPrChange w:id="12" w:author="Nick Airdo" w:date="2018-09-18T08:26:00Z">
              <w:rPr/>
            </w:rPrChange>
          </w:rPr>
          <w:delText xml:space="preserve">formerly of </w:delText>
        </w:r>
      </w:del>
      <w:r w:rsidR="00EA1285" w:rsidRPr="000A6F51">
        <w:rPr>
          <w:rPrChange w:id="13" w:author="Nick Airdo" w:date="2018-09-18T08:26:00Z">
            <w:rPr/>
          </w:rPrChange>
        </w:rPr>
        <w:t>Bricks and Mortar Studio</w:t>
      </w:r>
      <w:ins w:id="14" w:author="Nick Airdo" w:date="2018-09-18T08:29:00Z">
        <w:r>
          <w:br/>
        </w:r>
        <w:r w:rsidRPr="000A6F51">
          <w:rPr>
            <w:color w:val="5B9BD5" w:themeColor="accent1"/>
            <w:sz w:val="18"/>
            <w:rPrChange w:id="15" w:author="Nick Airdo" w:date="2018-09-18T08:29:00Z">
              <w:rPr/>
            </w:rPrChange>
          </w:rPr>
          <w:t>bricksandmortarstudio.com</w:t>
        </w:r>
      </w:ins>
      <w:del w:id="16" w:author="Nick Airdo" w:date="2018-09-18T08:25:00Z">
        <w:r w:rsidR="00EA1285" w:rsidRPr="000A6F51" w:rsidDel="000A6F51">
          <w:rPr>
            <w:color w:val="5B9BD5" w:themeColor="accent1"/>
            <w:sz w:val="18"/>
            <w:rPrChange w:id="17" w:author="Nick Airdo" w:date="2018-09-18T08:29:00Z">
              <w:rPr/>
            </w:rPrChange>
          </w:rPr>
          <w:delText>)</w:delText>
        </w:r>
      </w:del>
      <w:ins w:id="18" w:author="Nick Airdo" w:date="2018-09-18T08:29:00Z">
        <w:r w:rsidRPr="000A6F51">
          <w:rPr>
            <w:color w:val="5B9BD5" w:themeColor="accent1"/>
            <w:sz w:val="18"/>
            <w:rPrChange w:id="19" w:author="Nick Airdo" w:date="2018-09-18T08:29:00Z">
              <w:rPr/>
            </w:rPrChange>
          </w:rPr>
          <w:t xml:space="preserve"> </w:t>
        </w:r>
      </w:ins>
    </w:p>
    <w:p w:rsidR="001E2F48" w:rsidDel="00EA1285" w:rsidRDefault="000A36B0" w:rsidP="000A36B0">
      <w:pPr>
        <w:pStyle w:val="Subtitle"/>
        <w:jc w:val="center"/>
        <w:rPr>
          <w:del w:id="20" w:author="Nick Airdo" w:date="2018-09-10T19:13:00Z"/>
        </w:rPr>
      </w:pPr>
      <w:del w:id="21"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rsidR="00A72D33" w:rsidDel="00EA1285" w:rsidRDefault="001E2F48" w:rsidP="000A36B0">
      <w:pPr>
        <w:pStyle w:val="Subtitle"/>
        <w:jc w:val="center"/>
        <w:rPr>
          <w:del w:id="22" w:author="Nick Airdo" w:date="2018-09-10T19:13:00Z"/>
        </w:rPr>
      </w:pPr>
      <w:del w:id="23" w:author="Nick Airdo" w:date="2018-09-10T19:13:00Z">
        <w:r w:rsidDel="00EA1285">
          <w:delText xml:space="preserve">&amp; </w:delText>
        </w:r>
      </w:del>
    </w:p>
    <w:p w:rsidR="000A36B0" w:rsidRPr="001E2F48" w:rsidDel="00EA1285" w:rsidRDefault="000A36B0" w:rsidP="000A36B0">
      <w:pPr>
        <w:pStyle w:val="Subtitle"/>
        <w:jc w:val="center"/>
        <w:rPr>
          <w:del w:id="24" w:author="Nick Airdo" w:date="2018-09-10T19:13:00Z"/>
          <w:color w:val="5B9BD5" w:themeColor="accent1"/>
        </w:rPr>
      </w:pPr>
      <w:del w:id="25"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rsidR="00041068" w:rsidRDefault="00041068" w:rsidP="00041068">
      <w:pPr>
        <w:pStyle w:val="Heading1"/>
      </w:pPr>
      <w:r>
        <w:t>Introduction</w:t>
      </w:r>
      <w:bookmarkStart w:id="26" w:name="_GoBack"/>
      <w:bookmarkEnd w:id="26"/>
    </w:p>
    <w:p w:rsidR="00041068" w:rsidRDefault="00041068" w:rsidP="00041068">
      <w:del w:id="27" w:author="Taylor Cavaletto" w:date="2018-09-10T13:31:00Z">
        <w:r w:rsidDel="004A3DD2">
          <w:delText>So</w:delText>
        </w:r>
      </w:del>
      <w:ins w:id="28"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rsidR="00B006A7" w:rsidRDefault="00B006A7" w:rsidP="00B006A7">
      <w:pPr>
        <w:pStyle w:val="Heading1"/>
      </w:pPr>
      <w:r>
        <w:t>Terminology</w:t>
      </w:r>
    </w:p>
    <w:p w:rsidR="00B006A7" w:rsidRDefault="00150DFF" w:rsidP="00150DFF">
      <w:pPr>
        <w:pStyle w:val="Heading2"/>
      </w:pPr>
      <w:r>
        <w:t>Reservations</w:t>
      </w:r>
    </w:p>
    <w:p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rsidR="00150DFF" w:rsidRDefault="00150DFF" w:rsidP="00150DFF">
      <w:pPr>
        <w:pStyle w:val="Heading2"/>
      </w:pPr>
      <w:r>
        <w:t>Locations</w:t>
      </w:r>
    </w:p>
    <w:p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p>
    <w:p w:rsidR="00336C67" w:rsidRDefault="00336C67" w:rsidP="00336C67">
      <w:pPr>
        <w:pStyle w:val="Heading2"/>
      </w:pPr>
      <w:r>
        <w:t>Resources</w:t>
      </w:r>
    </w:p>
    <w:p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rsidR="00631A49" w:rsidRDefault="00041068" w:rsidP="00392858">
      <w:pPr>
        <w:pStyle w:val="Heading1"/>
        <w:pageBreakBefore/>
      </w:pPr>
      <w:r>
        <w:lastRenderedPageBreak/>
        <w:t>Pages</w:t>
      </w:r>
    </w:p>
    <w:p w:rsidR="00631A49" w:rsidRDefault="00A51AEE" w:rsidP="00631A49">
      <w:pPr>
        <w:pStyle w:val="Heading2"/>
      </w:pPr>
      <w:r>
        <w:t xml:space="preserve">Room Management - </w:t>
      </w:r>
      <w:r w:rsidR="00B006A7">
        <w:t>Main</w:t>
      </w:r>
      <w:r w:rsidR="00041068">
        <w:t xml:space="preserve"> Page</w:t>
      </w:r>
    </w:p>
    <w:p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r>
        <w:t xml:space="preserve"> using your own Lava </w:t>
      </w:r>
      <w:r w:rsidR="008D21BA">
        <w:t xml:space="preserve">and Report </w:t>
      </w:r>
      <w:r>
        <w:t>Templates.</w:t>
      </w:r>
    </w:p>
    <w:p w:rsidR="00631A49" w:rsidRDefault="0096192B" w:rsidP="00631A49">
      <w:r w:rsidRPr="0096192B">
        <w:rPr>
          <w:noProof/>
        </w:rPr>
        <w:t xml:space="preserve"> </w:t>
      </w:r>
      <w:r w:rsidR="008D21BA">
        <w:rPr>
          <w:noProof/>
        </w:rPr>
        <w:drawing>
          <wp:inline distT="0" distB="0" distL="0" distR="0" wp14:anchorId="6B4704C7" wp14:editId="6B08CFE3">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p>
    <w:p w:rsidR="008D21BA" w:rsidRDefault="004D6B0C" w:rsidP="00631A49">
      <w:r>
        <w:t xml:space="preserve">There is a Print button at the top right which will generate a PDF for the selected view. </w:t>
      </w:r>
    </w:p>
    <w:p w:rsidR="008D21BA" w:rsidRDefault="008D21BA" w:rsidP="00631A49">
      <w:r>
        <w:rPr>
          <w:rStyle w:val="NoteCallout1Char"/>
        </w:rPr>
        <w:t xml:space="preserve">There are several configurable settings for the printable reports in the block settings. For example, you can change the logo that appears in the printed reports. You can also choose which template to use when </w:t>
      </w:r>
      <w:del w:id="29" w:author="Taylor Cavaletto" w:date="2018-09-10T13:31:00Z">
        <w:r w:rsidDel="004A3DD2">
          <w:rPr>
            <w:rStyle w:val="NoteCallout1Char"/>
          </w:rPr>
          <w:delText>printing, or</w:delText>
        </w:r>
      </w:del>
      <w:ins w:id="30" w:author="Taylor Cavaletto" w:date="2018-09-10T13:31:00Z">
        <w:r w:rsidR="004A3DD2">
          <w:rPr>
            <w:rStyle w:val="NoteCallout1Char"/>
          </w:rPr>
          <w:t>printing or</w:t>
        </w:r>
      </w:ins>
      <w:r>
        <w:rPr>
          <w:rStyle w:val="NoteCallout1Char"/>
        </w:rPr>
        <w:t xml:space="preserve"> create your own using the new Lava Template</w:t>
      </w:r>
      <w:ins w:id="31" w:author="Nick Airdo" w:date="2018-09-16T17:12:00Z">
        <w:r w:rsidR="006D6AA4">
          <w:rPr>
            <w:rStyle w:val="NoteCallout1Char"/>
          </w:rPr>
          <w:t xml:space="preserve"> (v1.3)</w:t>
        </w:r>
      </w:ins>
      <w:r>
        <w:rPr>
          <w:rStyle w:val="NoteCallout1Char"/>
        </w:rPr>
        <w:t>.</w:t>
      </w:r>
      <w:r w:rsidR="004D6B0C">
        <w:t xml:space="preserve"> </w:t>
      </w:r>
    </w:p>
    <w:p w:rsidR="00B006A7" w:rsidRDefault="008D21BA" w:rsidP="00631A49">
      <w:r>
        <w:t xml:space="preserve">Let’s </w:t>
      </w:r>
      <w:r w:rsidR="00B006A7">
        <w:t>take a closer look at the registrations when they’re displayed using the default lava</w:t>
      </w:r>
      <w:r w:rsidR="004F380A">
        <w:t>. To view or edit any reservation, simply click on its row.</w:t>
      </w:r>
    </w:p>
    <w:p w:rsidR="00B006A7" w:rsidRDefault="008D21BA" w:rsidP="00631A49">
      <w:r>
        <w:rPr>
          <w:noProof/>
        </w:rPr>
        <w:lastRenderedPageBreak/>
        <w:drawing>
          <wp:inline distT="0" distB="0" distL="0" distR="0" wp14:anchorId="48E54D7E" wp14:editId="2C4F54CA">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06295"/>
                    </a:xfrm>
                    <a:prstGeom prst="rect">
                      <a:avLst/>
                    </a:prstGeom>
                  </pic:spPr>
                </pic:pic>
              </a:graphicData>
            </a:graphic>
          </wp:inline>
        </w:drawing>
      </w:r>
    </w:p>
    <w:p w:rsidR="00B006A7" w:rsidRDefault="00B006A7" w:rsidP="00B006A7">
      <w:pPr>
        <w:pStyle w:val="ListParagraph"/>
        <w:numPr>
          <w:ilvl w:val="0"/>
          <w:numId w:val="4"/>
        </w:numPr>
      </w:pPr>
      <w:r>
        <w:rPr>
          <w:b/>
        </w:rPr>
        <w:t xml:space="preserve">Name: </w:t>
      </w:r>
      <w:r>
        <w:t>The event’s name.</w:t>
      </w:r>
    </w:p>
    <w:p w:rsidR="00B006A7" w:rsidRDefault="00B006A7" w:rsidP="00B006A7">
      <w:pPr>
        <w:pStyle w:val="ListParagraph"/>
        <w:numPr>
          <w:ilvl w:val="0"/>
          <w:numId w:val="4"/>
        </w:numPr>
      </w:pPr>
      <w:r w:rsidRPr="00B006A7">
        <w:rPr>
          <w:b/>
        </w:rPr>
        <w:t>Event Time:</w:t>
      </w:r>
      <w:r>
        <w:t xml:space="preserve"> The time the event will happen</w:t>
      </w:r>
      <w:r w:rsidR="00A51AEE">
        <w:t>.</w:t>
      </w:r>
    </w:p>
    <w:p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rsidR="00B006A7" w:rsidRDefault="00B006A7" w:rsidP="00B006A7">
      <w:pPr>
        <w:pStyle w:val="ListParagraph"/>
        <w:numPr>
          <w:ilvl w:val="0"/>
          <w:numId w:val="4"/>
        </w:numPr>
      </w:pPr>
      <w:r w:rsidRPr="00B006A7">
        <w:rPr>
          <w:b/>
        </w:rPr>
        <w:t>Locations:</w:t>
      </w:r>
      <w:r>
        <w:t xml:space="preserve"> The locations the reservation will use</w:t>
      </w:r>
      <w:r w:rsidR="00A51AEE">
        <w:t>.</w:t>
      </w:r>
      <w:r w:rsidR="008918BA">
        <w:t xml:space="preserve"> Approved item</w:t>
      </w:r>
      <w:r w:rsidR="004F380A">
        <w:t>s</w:t>
      </w:r>
      <w:r w:rsidR="008918BA">
        <w:t xml:space="preserve"> are shown with a checkmark.</w:t>
      </w:r>
    </w:p>
    <w:p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rsidR="004312B8" w:rsidRDefault="00B006A7" w:rsidP="00392858">
      <w:pPr>
        <w:pStyle w:val="Heading2"/>
        <w:pageBreakBefore/>
      </w:pPr>
      <w:r>
        <w:lastRenderedPageBreak/>
        <w:t>Reservation Detail Page</w:t>
      </w:r>
    </w:p>
    <w:p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rsidR="00760418" w:rsidRDefault="00760418" w:rsidP="00760418">
      <w:pPr>
        <w:pStyle w:val="Heading3"/>
      </w:pPr>
      <w:r>
        <w:t>View Mode</w:t>
      </w:r>
      <w:ins w:id="32" w:author="Nick Airdo" w:date="2018-09-16T17:13:00Z">
        <w:r w:rsidR="006D6AA4">
          <w:t xml:space="preserve"> </w:t>
        </w:r>
        <w:r w:rsidR="006D6AA4" w:rsidRPr="00991B2D">
          <w:rPr>
            <w:rStyle w:val="NoteCallout1Char"/>
            <w:rPrChange w:id="33" w:author="Nick Airdo" w:date="2018-09-18T08:13:00Z">
              <w:rPr/>
            </w:rPrChange>
          </w:rPr>
          <w:t>(v1.3)</w:t>
        </w:r>
      </w:ins>
    </w:p>
    <w:p w:rsidR="00204DA5" w:rsidRPr="00204DA5" w:rsidRDefault="00204DA5" w:rsidP="005D5152">
      <w:r>
        <w:rPr>
          <w:noProof/>
        </w:rPr>
        <w:drawing>
          <wp:inline distT="0" distB="0" distL="0" distR="0" wp14:anchorId="67463353" wp14:editId="00F2C881">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4329" cy="6823185"/>
                    </a:xfrm>
                    <a:prstGeom prst="rect">
                      <a:avLst/>
                    </a:prstGeom>
                  </pic:spPr>
                </pic:pic>
              </a:graphicData>
            </a:graphic>
          </wp:inline>
        </w:drawing>
      </w:r>
    </w:p>
    <w:p w:rsidR="00631A49" w:rsidRDefault="00760418" w:rsidP="005D5152">
      <w:pPr>
        <w:pStyle w:val="Heading3"/>
      </w:pPr>
      <w:r>
        <w:lastRenderedPageBreak/>
        <w:t>Edit Mode</w:t>
      </w:r>
      <w:r w:rsidR="00775A82">
        <w:br/>
      </w:r>
      <w:r w:rsidR="008918BA">
        <w:br/>
      </w:r>
      <w:r w:rsidR="00204DA5">
        <w:rPr>
          <w:noProof/>
        </w:rPr>
        <w:drawing>
          <wp:inline distT="0" distB="0" distL="0" distR="0" wp14:anchorId="51BD8188" wp14:editId="0353675F">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2687" cy="6146834"/>
                    </a:xfrm>
                    <a:prstGeom prst="rect">
                      <a:avLst/>
                    </a:prstGeom>
                  </pic:spPr>
                </pic:pic>
              </a:graphicData>
            </a:graphic>
          </wp:inline>
        </w:drawing>
      </w:r>
    </w:p>
    <w:p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rsidR="00B006A7" w:rsidRDefault="00B006A7" w:rsidP="00B006A7">
      <w:pPr>
        <w:pStyle w:val="ListParagraph"/>
        <w:numPr>
          <w:ilvl w:val="0"/>
          <w:numId w:val="5"/>
        </w:numPr>
      </w:pPr>
      <w:r w:rsidRPr="00B006A7">
        <w:rPr>
          <w:b/>
        </w:rPr>
        <w:t>Campus:</w:t>
      </w:r>
      <w:r>
        <w:t xml:space="preserve"> The campus that the reservation is associated with.</w:t>
      </w:r>
    </w:p>
    <w:p w:rsidR="00B006A7" w:rsidRDefault="00B006A7" w:rsidP="00B006A7">
      <w:pPr>
        <w:pStyle w:val="ListParagraph"/>
        <w:numPr>
          <w:ilvl w:val="0"/>
          <w:numId w:val="5"/>
        </w:numPr>
      </w:pPr>
      <w:r w:rsidRPr="00B006A7">
        <w:rPr>
          <w:b/>
        </w:rPr>
        <w:lastRenderedPageBreak/>
        <w:t>Ministry:</w:t>
      </w:r>
      <w:r>
        <w:t xml:space="preserve"> The ministry that is reserving the locations / resources. You can add to or edit the list of ministries shown here in the Admin Tools.</w:t>
      </w:r>
    </w:p>
    <w:p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rsidR="00B006A7" w:rsidRDefault="00B006A7" w:rsidP="00B006A7">
      <w:pPr>
        <w:pStyle w:val="ListParagraph"/>
        <w:numPr>
          <w:ilvl w:val="0"/>
          <w:numId w:val="5"/>
        </w:numPr>
      </w:pPr>
      <w:r w:rsidRPr="00B006A7">
        <w:rPr>
          <w:b/>
        </w:rPr>
        <w:t>Locations:</w:t>
      </w:r>
      <w:r>
        <w:t xml:space="preserve"> Here you can select the locations you want to reserve for your event. Any locations already reserved for the time slot </w:t>
      </w:r>
      <w:r w:rsidR="008F23FD">
        <w:t>you have</w:t>
      </w:r>
      <w:r>
        <w:t xml:space="preserve"> selected will be greyed out.</w:t>
      </w:r>
    </w:p>
    <w:p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rsidR="00B006A7" w:rsidRDefault="00B006A7" w:rsidP="00B006A7">
      <w:pPr>
        <w:pStyle w:val="ListParagraph"/>
      </w:pPr>
    </w:p>
    <w:p w:rsidR="00B006A7" w:rsidRDefault="00965E40" w:rsidP="00B006A7">
      <w:pPr>
        <w:pStyle w:val="ListParagraph"/>
      </w:pPr>
      <w:r>
        <w:rPr>
          <w:noProof/>
        </w:rPr>
        <w:drawing>
          <wp:inline distT="0" distB="0" distL="0" distR="0" wp14:anchorId="74D9583B" wp14:editId="438EF7AE">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306" cy="2899324"/>
                    </a:xfrm>
                    <a:prstGeom prst="rect">
                      <a:avLst/>
                    </a:prstGeom>
                  </pic:spPr>
                </pic:pic>
              </a:graphicData>
            </a:graphic>
          </wp:inline>
        </w:drawing>
      </w:r>
    </w:p>
    <w:p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rsidR="00965E40" w:rsidRDefault="00965E40" w:rsidP="00965E40">
      <w:pPr>
        <w:pStyle w:val="ListParagraph"/>
        <w:numPr>
          <w:ilvl w:val="0"/>
          <w:numId w:val="14"/>
        </w:numPr>
      </w:pPr>
      <w:r>
        <w:rPr>
          <w:b/>
        </w:rPr>
        <w:t>Save Then Add</w:t>
      </w:r>
      <w:ins w:id="34" w:author="Nick Airdo" w:date="2018-09-18T08:16:00Z">
        <w:r w:rsidR="00991B2D">
          <w:rPr>
            <w:b/>
          </w:rPr>
          <w:t xml:space="preserve"> </w:t>
        </w:r>
        <w:r w:rsidR="00991B2D">
          <w:rPr>
            <w:rStyle w:val="NoteCallout1Char"/>
          </w:rPr>
          <w:t>(v1.3)</w:t>
        </w:r>
      </w:ins>
      <w:r>
        <w:rPr>
          <w:b/>
        </w:rPr>
        <w:t xml:space="preserve">: </w:t>
      </w:r>
      <w:r>
        <w:t xml:space="preserve">If </w:t>
      </w:r>
      <w:proofErr w:type="gramStart"/>
      <w:r>
        <w:t>you’re</w:t>
      </w:r>
      <w:proofErr w:type="gramEnd"/>
      <w:r>
        <w:t xml:space="preserve"> adding a lot of resources and locations, click this button to keep the modal open and continue adding new items.</w:t>
      </w:r>
    </w:p>
    <w:p w:rsidR="00965E40" w:rsidRDefault="00965E40" w:rsidP="00965E40">
      <w:pPr>
        <w:pStyle w:val="ListParagraph"/>
        <w:numPr>
          <w:ilvl w:val="0"/>
          <w:numId w:val="5"/>
        </w:numPr>
      </w:pPr>
      <w:r w:rsidRPr="00B006A7">
        <w:rPr>
          <w:b/>
        </w:rPr>
        <w:t>Notes:</w:t>
      </w:r>
      <w:r>
        <w:t xml:space="preserve"> Any additional notes go here.</w:t>
      </w:r>
    </w:p>
    <w:p w:rsidR="009802F1" w:rsidRDefault="009802F1" w:rsidP="009802F1">
      <w:pPr>
        <w:pStyle w:val="ListParagraph"/>
        <w:numPr>
          <w:ilvl w:val="0"/>
          <w:numId w:val="5"/>
        </w:numPr>
      </w:pPr>
      <w:r w:rsidRPr="00B006A7">
        <w:rPr>
          <w:b/>
        </w:rPr>
        <w:t xml:space="preserve">Number Attending: </w:t>
      </w:r>
      <w:r>
        <w:t>The number of people you expect to attend this event.</w:t>
      </w:r>
    </w:p>
    <w:p w:rsidR="009802F1" w:rsidRDefault="009802F1" w:rsidP="009802F1">
      <w:pPr>
        <w:pStyle w:val="ListParagraph"/>
        <w:numPr>
          <w:ilvl w:val="0"/>
          <w:numId w:val="5"/>
        </w:numPr>
      </w:pPr>
      <w:r>
        <w:rPr>
          <w:b/>
        </w:rPr>
        <w:t>Setup Photo</w:t>
      </w:r>
      <w:r w:rsidRPr="00B006A7">
        <w:rPr>
          <w:b/>
        </w:rPr>
        <w:t xml:space="preserve">: </w:t>
      </w:r>
      <w:r>
        <w:t>An optional photo/image showing the room setup for the event.</w:t>
      </w:r>
    </w:p>
    <w:p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rsidR="00965E40" w:rsidRDefault="00965E40" w:rsidP="009802F1">
      <w:pPr>
        <w:pStyle w:val="ListParagraph"/>
        <w:numPr>
          <w:ilvl w:val="0"/>
          <w:numId w:val="5"/>
        </w:numPr>
      </w:pPr>
      <w:r>
        <w:rPr>
          <w:b/>
        </w:rPr>
        <w:t>Copy Reservation</w:t>
      </w:r>
      <w:ins w:id="35" w:author="Nick Airdo" w:date="2018-09-18T08:12:00Z">
        <w:r w:rsidR="00991B2D">
          <w:rPr>
            <w:b/>
          </w:rPr>
          <w:t xml:space="preserve"> </w:t>
        </w:r>
        <w:r w:rsidR="00991B2D">
          <w:rPr>
            <w:rStyle w:val="NoteCallout1Char"/>
          </w:rPr>
          <w:t>(v1.3)</w:t>
        </w:r>
      </w:ins>
      <w:r w:rsidRPr="005D5152">
        <w:t>:</w:t>
      </w:r>
      <w:r>
        <w:t xml:space="preserve"> This button will create a duplicate of the reservation for you to edit.</w:t>
      </w:r>
    </w:p>
    <w:p w:rsidR="00965E40" w:rsidRDefault="00965E40" w:rsidP="009802F1">
      <w:pPr>
        <w:pStyle w:val="ListParagraph"/>
        <w:numPr>
          <w:ilvl w:val="0"/>
          <w:numId w:val="5"/>
        </w:numPr>
      </w:pPr>
      <w:r w:rsidRPr="005D5152">
        <w:rPr>
          <w:b/>
        </w:rPr>
        <w:t>Change History</w:t>
      </w:r>
      <w:ins w:id="36" w:author="Nick Airdo" w:date="2018-09-18T08:15:00Z">
        <w:r w:rsidR="00991B2D">
          <w:rPr>
            <w:b/>
          </w:rPr>
          <w:t xml:space="preserve"> </w:t>
        </w:r>
        <w:r w:rsidR="00991B2D">
          <w:rPr>
            <w:rStyle w:val="NoteCallout1Char"/>
          </w:rPr>
          <w:t>(v1.3)</w:t>
        </w:r>
      </w:ins>
      <w:r w:rsidRPr="005D5152">
        <w:rPr>
          <w:b/>
        </w:rPr>
        <w:t>:</w:t>
      </w:r>
      <w:r>
        <w:t xml:space="preserve"> Listed here </w:t>
      </w:r>
      <w:proofErr w:type="gramStart"/>
      <w:r>
        <w:t>are any changes made</w:t>
      </w:r>
      <w:proofErr w:type="gramEnd"/>
      <w:r>
        <w:t xml:space="preserve"> to the reservation since it was created. </w:t>
      </w:r>
    </w:p>
    <w:p w:rsidR="00B006A7" w:rsidRDefault="00D20770" w:rsidP="003B27C5">
      <w:pPr>
        <w:pStyle w:val="Heading3"/>
      </w:pPr>
      <w:r>
        <w:t>When Making Reservations</w:t>
      </w:r>
    </w:p>
    <w:p w:rsidR="00D20770" w:rsidRDefault="00D20770" w:rsidP="003B27C5">
      <w:r>
        <w:t xml:space="preserve">When selecting locations for a </w:t>
      </w:r>
      <w:r w:rsidR="003B27C5" w:rsidRPr="003B27C5">
        <w:rPr>
          <w:i/>
        </w:rPr>
        <w:t>future</w:t>
      </w:r>
      <w:r w:rsidR="003B27C5">
        <w:t xml:space="preserve"> </w:t>
      </w:r>
      <w:r>
        <w:t xml:space="preserve">reservation, grayed-out items typically indicate the location is already reserved – either directly or indirectly.  For example, if an entire campus has already been </w:t>
      </w:r>
      <w:r>
        <w:lastRenderedPageBreak/>
        <w:t>reserved, all the buildings and rooms under that campus will be grayed-out.  In this case, selecting a room will provide a message indicating where the reservation conflict exists.</w:t>
      </w:r>
      <w:r w:rsidR="00695771">
        <w:t xml:space="preserve"> (as of v1.2.0)</w:t>
      </w:r>
    </w:p>
    <w:p w:rsidR="00EB5586" w:rsidRDefault="00965E40" w:rsidP="003B27C5">
      <w:r w:rsidRPr="00965E40">
        <w:rPr>
          <w:noProof/>
        </w:rPr>
        <w:t xml:space="preserve"> </w:t>
      </w:r>
      <w:r>
        <w:rPr>
          <w:noProof/>
        </w:rPr>
        <w:drawing>
          <wp:inline distT="0" distB="0" distL="0" distR="0" wp14:anchorId="6371EC24" wp14:editId="7399567C">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989" cy="3153538"/>
                    </a:xfrm>
                    <a:prstGeom prst="rect">
                      <a:avLst/>
                    </a:prstGeom>
                  </pic:spPr>
                </pic:pic>
              </a:graphicData>
            </a:graphic>
          </wp:inline>
        </w:drawing>
      </w:r>
    </w:p>
    <w:p w:rsidR="003B27C5" w:rsidRDefault="003B27C5" w:rsidP="003B27C5">
      <w:r>
        <w:t xml:space="preserve">The conflicting event name(s) shown in the message can be clicked to view the details about each </w:t>
      </w:r>
      <w:r w:rsidR="00A27731">
        <w:t>reservation</w:t>
      </w:r>
      <w:r>
        <w:t>.</w:t>
      </w:r>
    </w:p>
    <w:p w:rsidR="004C384B" w:rsidRDefault="004C384B" w:rsidP="003B27C5">
      <w:r>
        <w:t xml:space="preserve">Similarly, resources from other reservations that </w:t>
      </w:r>
      <w:r w:rsidR="00A27731">
        <w:t>conflict with</w:t>
      </w:r>
      <w:r>
        <w:t xml:space="preserve"> the schedule will be shown when adding or editing the resource.</w:t>
      </w:r>
    </w:p>
    <w:p w:rsidR="004C384B" w:rsidRDefault="00965E40" w:rsidP="003B27C5">
      <w:r w:rsidRPr="00965E40">
        <w:rPr>
          <w:noProof/>
        </w:rPr>
        <w:t xml:space="preserve"> </w:t>
      </w:r>
      <w:r>
        <w:rPr>
          <w:noProof/>
        </w:rPr>
        <w:drawing>
          <wp:inline distT="0" distB="0" distL="0" distR="0" wp14:anchorId="5A50CF66" wp14:editId="4137C302">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69720"/>
                    </a:xfrm>
                    <a:prstGeom prst="rect">
                      <a:avLst/>
                    </a:prstGeom>
                  </pic:spPr>
                </pic:pic>
              </a:graphicData>
            </a:graphic>
          </wp:inline>
        </w:drawing>
      </w:r>
    </w:p>
    <w:p w:rsidR="004312B8" w:rsidRDefault="00B006A7" w:rsidP="00392858">
      <w:pPr>
        <w:pStyle w:val="Heading2"/>
        <w:pageBreakBefore/>
      </w:pPr>
      <w:r>
        <w:lastRenderedPageBreak/>
        <w:t>Search Reservations Page</w:t>
      </w:r>
    </w:p>
    <w:p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rsidR="00B006A7" w:rsidRDefault="00965E40" w:rsidP="004312B8">
      <w:r w:rsidRPr="00965E40">
        <w:rPr>
          <w:noProof/>
        </w:rPr>
        <w:t xml:space="preserve"> </w:t>
      </w:r>
      <w:r>
        <w:rPr>
          <w:noProof/>
        </w:rPr>
        <w:drawing>
          <wp:inline distT="0" distB="0" distL="0" distR="0" wp14:anchorId="2D725A88" wp14:editId="69E8F563">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67960"/>
                    </a:xfrm>
                    <a:prstGeom prst="rect">
                      <a:avLst/>
                    </a:prstGeom>
                  </pic:spPr>
                </pic:pic>
              </a:graphicData>
            </a:graphic>
          </wp:inline>
        </w:drawing>
      </w:r>
    </w:p>
    <w:p w:rsidR="00B006A7" w:rsidRDefault="00B006A7" w:rsidP="00B006A7">
      <w:pPr>
        <w:pStyle w:val="Heading2"/>
      </w:pPr>
      <w:r>
        <w:lastRenderedPageBreak/>
        <w:t>Available Resources Page</w:t>
      </w:r>
    </w:p>
    <w:p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rsidR="00351DAF" w:rsidRDefault="00965E40" w:rsidP="004312B8">
      <w:r w:rsidRPr="00965E40">
        <w:rPr>
          <w:noProof/>
        </w:rPr>
        <w:t xml:space="preserve"> </w:t>
      </w:r>
      <w:r>
        <w:rPr>
          <w:noProof/>
        </w:rPr>
        <w:drawing>
          <wp:inline distT="0" distB="0" distL="0" distR="0" wp14:anchorId="7C8100E0" wp14:editId="79DD81F1">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145" cy="6331825"/>
                    </a:xfrm>
                    <a:prstGeom prst="rect">
                      <a:avLst/>
                    </a:prstGeom>
                  </pic:spPr>
                </pic:pic>
              </a:graphicData>
            </a:graphic>
          </wp:inline>
        </w:drawing>
      </w:r>
    </w:p>
    <w:p w:rsidR="00B006A7" w:rsidRDefault="00B006A7" w:rsidP="00B006A7">
      <w:pPr>
        <w:pStyle w:val="ListParagraph"/>
        <w:numPr>
          <w:ilvl w:val="0"/>
          <w:numId w:val="7"/>
        </w:numPr>
      </w:pPr>
      <w:r>
        <w:rPr>
          <w:b/>
        </w:rPr>
        <w:t xml:space="preserve">Search For: </w:t>
      </w:r>
      <w:r>
        <w:t>Here you can switch between searching for Resources and searching for locations.</w:t>
      </w:r>
    </w:p>
    <w:p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rsidR="00F236F3" w:rsidRDefault="006302FD" w:rsidP="00392858">
      <w:pPr>
        <w:pStyle w:val="Heading2"/>
        <w:pageBreakBefore/>
      </w:pPr>
      <w:r>
        <w:lastRenderedPageBreak/>
        <w:t>Admin Tools</w:t>
      </w:r>
    </w:p>
    <w:p w:rsidR="006302FD" w:rsidRDefault="00385931" w:rsidP="006302FD">
      <w:pPr>
        <w:rPr>
          <w:noProof/>
        </w:rPr>
      </w:pPr>
      <w:r>
        <w:rPr>
          <w:noProof/>
        </w:rPr>
        <w:t>Here is where you can edit how the Room Management system is set up.</w:t>
      </w:r>
    </w:p>
    <w:p w:rsidR="00385931" w:rsidRDefault="00C7565D" w:rsidP="006302FD">
      <w:r>
        <w:rPr>
          <w:noProof/>
        </w:rPr>
        <w:drawing>
          <wp:inline distT="0" distB="0" distL="0" distR="0" wp14:anchorId="7BD31942" wp14:editId="71C9BA6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65655"/>
                    </a:xfrm>
                    <a:prstGeom prst="rect">
                      <a:avLst/>
                    </a:prstGeom>
                  </pic:spPr>
                </pic:pic>
              </a:graphicData>
            </a:graphic>
          </wp:inline>
        </w:drawing>
      </w:r>
    </w:p>
    <w:p w:rsidR="00385931" w:rsidRDefault="00385931" w:rsidP="00385931">
      <w:pPr>
        <w:pStyle w:val="ListParagraph"/>
        <w:numPr>
          <w:ilvl w:val="0"/>
          <w:numId w:val="8"/>
        </w:numPr>
      </w:pPr>
      <w:r>
        <w:rPr>
          <w:b/>
        </w:rPr>
        <w:t>Resources:</w:t>
      </w:r>
      <w:r>
        <w:t xml:space="preserve"> Here you can add and edit Resources to Rock.</w:t>
      </w:r>
    </w:p>
    <w:p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rsidR="00C7565D" w:rsidRPr="0076061A" w:rsidRDefault="00385931" w:rsidP="0076061A">
      <w:pPr>
        <w:pStyle w:val="ListParagraph"/>
        <w:numPr>
          <w:ilvl w:val="0"/>
          <w:numId w:val="8"/>
        </w:numPr>
      </w:pPr>
      <w:r>
        <w:rPr>
          <w:b/>
        </w:rPr>
        <w:t xml:space="preserve">Reservation </w:t>
      </w:r>
      <w:r w:rsidR="00C7565D">
        <w:rPr>
          <w:b/>
        </w:rPr>
        <w:t>Types</w:t>
      </w:r>
      <w:r>
        <w:rPr>
          <w:b/>
        </w:rPr>
        <w:t>:</w:t>
      </w:r>
      <w:r>
        <w:t xml:space="preserve"> Here you can edit how </w:t>
      </w:r>
      <w:r w:rsidR="00C7565D">
        <w:t xml:space="preserve">the reservation types </w:t>
      </w:r>
      <w:r>
        <w:t>are set up.</w:t>
      </w:r>
    </w:p>
    <w:p w:rsidR="00392858" w:rsidRDefault="00392858" w:rsidP="00951250">
      <w:pPr>
        <w:pStyle w:val="Heading2"/>
        <w:pageBreakBefore/>
      </w:pPr>
      <w:r>
        <w:lastRenderedPageBreak/>
        <w:t>Resource Detail</w:t>
      </w:r>
    </w:p>
    <w:p w:rsidR="00392858" w:rsidRPr="00392858" w:rsidRDefault="00392858" w:rsidP="00392858">
      <w:r>
        <w:t>This is the page where you’ll be adding or editing resources.</w:t>
      </w:r>
    </w:p>
    <w:p w:rsidR="00392858" w:rsidRDefault="00CF56F1" w:rsidP="00392858">
      <w:r>
        <w:rPr>
          <w:noProof/>
        </w:rPr>
        <w:drawing>
          <wp:inline distT="0" distB="0" distL="0" distR="0">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18">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p>
    <w:p w:rsidR="00392858" w:rsidRDefault="00392858" w:rsidP="00392858">
      <w:pPr>
        <w:pStyle w:val="ListParagraph"/>
        <w:numPr>
          <w:ilvl w:val="0"/>
          <w:numId w:val="15"/>
        </w:numPr>
      </w:pPr>
      <w:r>
        <w:rPr>
          <w:b/>
        </w:rPr>
        <w:t>Name:</w:t>
      </w:r>
      <w:r>
        <w:t xml:space="preserve"> The name of the resource</w:t>
      </w:r>
      <w:r w:rsidR="003206E5">
        <w:t>.</w:t>
      </w:r>
    </w:p>
    <w:p w:rsidR="003206E5" w:rsidRDefault="003206E5" w:rsidP="00392858">
      <w:pPr>
        <w:pStyle w:val="ListParagraph"/>
        <w:numPr>
          <w:ilvl w:val="0"/>
          <w:numId w:val="15"/>
        </w:numPr>
      </w:pPr>
      <w:r>
        <w:rPr>
          <w:b/>
        </w:rPr>
        <w:t>Category:</w:t>
      </w:r>
      <w:r>
        <w:t xml:space="preserve"> The category the resource falls under.</w:t>
      </w:r>
    </w:p>
    <w:p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rsidR="003206E5" w:rsidRDefault="003206E5" w:rsidP="00392858">
      <w:pPr>
        <w:pStyle w:val="ListParagraph"/>
        <w:numPr>
          <w:ilvl w:val="0"/>
          <w:numId w:val="15"/>
        </w:numPr>
      </w:pPr>
      <w:r>
        <w:rPr>
          <w:b/>
        </w:rPr>
        <w:t xml:space="preserve">Campus: </w:t>
      </w:r>
      <w:r>
        <w:t>If this resource is on a particular campus, specify the campus here.</w:t>
      </w:r>
    </w:p>
    <w:p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rsidR="003206E5" w:rsidRDefault="003206E5" w:rsidP="00392858">
      <w:pPr>
        <w:pStyle w:val="ListParagraph"/>
        <w:numPr>
          <w:ilvl w:val="0"/>
          <w:numId w:val="15"/>
        </w:numPr>
      </w:pPr>
      <w:r>
        <w:rPr>
          <w:b/>
        </w:rPr>
        <w:t>Notes:</w:t>
      </w:r>
      <w:r>
        <w:t xml:space="preserve"> Any additional notes on the resource go here.</w:t>
      </w:r>
    </w:p>
    <w:p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 (as of v1.2.0)</w:t>
      </w:r>
    </w:p>
    <w:p w:rsidR="0077516A" w:rsidRDefault="0077516A" w:rsidP="0077516A">
      <w:pPr>
        <w:pStyle w:val="Heading2"/>
      </w:pPr>
      <w:r>
        <w:lastRenderedPageBreak/>
        <w:t xml:space="preserve">Reservation </w:t>
      </w:r>
      <w:proofErr w:type="gramStart"/>
      <w:r>
        <w:t>Types</w:t>
      </w:r>
      <w:ins w:id="37" w:author="Nick Airdo" w:date="2018-09-18T08:10:00Z">
        <w:r w:rsidR="000414A1">
          <w:t xml:space="preserve"> </w:t>
        </w:r>
      </w:ins>
      <w:ins w:id="38" w:author="Nick Airdo" w:date="2018-09-18T08:11:00Z">
        <w:r w:rsidR="000D6A72" w:rsidRPr="000D6A72">
          <w:rPr>
            <w:rStyle w:val="NoteCallout1Char"/>
          </w:rPr>
          <w:t xml:space="preserve"> </w:t>
        </w:r>
        <w:r w:rsidR="000D6A72">
          <w:rPr>
            <w:rStyle w:val="NoteCallout1Char"/>
          </w:rPr>
          <w:t>(</w:t>
        </w:r>
        <w:proofErr w:type="gramEnd"/>
        <w:r w:rsidR="000D6A72">
          <w:rPr>
            <w:rStyle w:val="NoteCallout1Char"/>
          </w:rPr>
          <w:t>v1.3)</w:t>
        </w:r>
      </w:ins>
    </w:p>
    <w:p w:rsidR="0077516A" w:rsidRPr="0076061A" w:rsidRDefault="0077516A" w:rsidP="005D5152">
      <w:r>
        <w:t xml:space="preserve">Here you can view and add to the configured Reservation Types. </w:t>
      </w:r>
      <w:r w:rsidR="001F009A">
        <w:t xml:space="preserve">As of </w:t>
      </w:r>
      <w:ins w:id="39" w:author="Nick Airdo" w:date="2018-09-16T17:12:00Z">
        <w:r w:rsidR="006D6AA4">
          <w:t>v</w:t>
        </w:r>
      </w:ins>
      <w:r w:rsidR="001F009A">
        <w:t>1.3</w:t>
      </w:r>
      <w:del w:id="40" w:author="Nick Airdo" w:date="2018-09-16T17:12:00Z">
        <w:r w:rsidR="001F009A" w:rsidDel="006D6AA4">
          <w:delText>.0</w:delText>
        </w:r>
      </w:del>
      <w:r w:rsidR="001F009A">
        <w:t>, most of the settings and configuration for reservations, including approval groups, ministries, and workflows, are set on the reservation type to allow for a more customizable experience.</w:t>
      </w:r>
    </w:p>
    <w:p w:rsidR="0077516A" w:rsidRDefault="0077516A" w:rsidP="0077516A">
      <w:r>
        <w:rPr>
          <w:noProof/>
        </w:rPr>
        <w:drawing>
          <wp:inline distT="0" distB="0" distL="0" distR="0" wp14:anchorId="7E02A250" wp14:editId="23B28D4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38375"/>
                    </a:xfrm>
                    <a:prstGeom prst="rect">
                      <a:avLst/>
                    </a:prstGeom>
                  </pic:spPr>
                </pic:pic>
              </a:graphicData>
            </a:graphic>
          </wp:inline>
        </w:drawing>
      </w:r>
    </w:p>
    <w:p w:rsidR="001F009A" w:rsidRDefault="001F009A" w:rsidP="001F009A">
      <w:pPr>
        <w:pStyle w:val="ListParagraph"/>
        <w:numPr>
          <w:ilvl w:val="0"/>
          <w:numId w:val="20"/>
        </w:numPr>
      </w:pPr>
      <w:r>
        <w:rPr>
          <w:b/>
        </w:rPr>
        <w:t xml:space="preserve">Reservation Type: </w:t>
      </w:r>
      <w:r>
        <w:t>Click here to view or edit this reservation type</w:t>
      </w:r>
    </w:p>
    <w:p w:rsidR="008934E6" w:rsidRDefault="001F009A" w:rsidP="008934E6">
      <w:pPr>
        <w:pStyle w:val="ListParagraph"/>
        <w:numPr>
          <w:ilvl w:val="0"/>
          <w:numId w:val="20"/>
        </w:numPr>
        <w:rPr>
          <w:ins w:id="41" w:author="Taylor Cavaletto" w:date="2018-09-10T13:41:00Z"/>
        </w:rPr>
      </w:pPr>
      <w:r>
        <w:rPr>
          <w:b/>
        </w:rPr>
        <w:t xml:space="preserve">Add Reservation Type: </w:t>
      </w:r>
      <w:r>
        <w:t>Click here to add another reservation type.</w:t>
      </w:r>
    </w:p>
    <w:p w:rsidR="001F009A" w:rsidRPr="0076061A" w:rsidDel="008934E6" w:rsidRDefault="001F009A" w:rsidP="005D5152">
      <w:pPr>
        <w:pStyle w:val="ListParagraph"/>
        <w:numPr>
          <w:ilvl w:val="0"/>
          <w:numId w:val="20"/>
        </w:numPr>
        <w:rPr>
          <w:del w:id="42" w:author="Taylor Cavaletto" w:date="2018-09-10T13:41:00Z"/>
        </w:rPr>
      </w:pPr>
    </w:p>
    <w:p w:rsidR="00900E40" w:rsidRDefault="00900E40">
      <w:pPr>
        <w:pStyle w:val="Heading2"/>
      </w:pPr>
      <w:r>
        <w:t xml:space="preserve">Reservation </w:t>
      </w:r>
      <w:r w:rsidR="001F009A">
        <w:t>Type Detail</w:t>
      </w:r>
      <w:ins w:id="43" w:author="Nick Airdo" w:date="2018-09-18T08:13:00Z">
        <w:r w:rsidR="00991B2D">
          <w:t xml:space="preserve"> </w:t>
        </w:r>
        <w:r w:rsidR="00991B2D">
          <w:rPr>
            <w:rStyle w:val="NoteCallout1Char"/>
          </w:rPr>
          <w:t>(v1.3)</w:t>
        </w:r>
      </w:ins>
    </w:p>
    <w:p w:rsidR="004A3DD2" w:rsidRDefault="00900E40">
      <w:pPr>
        <w:keepNext/>
        <w:rPr>
          <w:ins w:id="44" w:author="Taylor Cavaletto" w:date="2018-09-10T13:35:00Z"/>
        </w:rPr>
      </w:pPr>
      <w:r>
        <w:t xml:space="preserve">Here you can fine-tune all </w:t>
      </w:r>
      <w:r w:rsidR="001F009A">
        <w:t>the settings for your reservation types</w:t>
      </w:r>
      <w:ins w:id="45" w:author="Taylor Cavaletto" w:date="2018-09-10T13:34:00Z">
        <w:r w:rsidR="004A3DD2">
          <w:t>, as well as edit security for them.</w:t>
        </w:r>
      </w:ins>
      <w:ins w:id="46" w:author="Taylor Cavaletto" w:date="2018-09-10T16:07:00Z">
        <w:r w:rsidR="0097285F">
          <w:t xml:space="preserve"> Editing security on a reservation type</w:t>
        </w:r>
      </w:ins>
      <w:ins w:id="47" w:author="Taylor Cavaletto" w:date="2018-09-10T13:37:00Z">
        <w:r w:rsidR="004A3DD2">
          <w:t xml:space="preserve"> focuses on who can edit the reservations, and works </w:t>
        </w:r>
      </w:ins>
      <w:ins w:id="48" w:author="Taylor Cavaletto" w:date="2018-09-10T13:35:00Z">
        <w:r w:rsidR="004A3DD2">
          <w:t>as follows:</w:t>
        </w:r>
      </w:ins>
    </w:p>
    <w:p w:rsidR="00900E40" w:rsidRDefault="004A3DD2" w:rsidP="004A3DD2">
      <w:pPr>
        <w:pStyle w:val="ListParagraph"/>
        <w:keepNext/>
        <w:numPr>
          <w:ilvl w:val="0"/>
          <w:numId w:val="21"/>
        </w:numPr>
        <w:rPr>
          <w:ins w:id="49" w:author="Taylor Cavaletto" w:date="2018-09-10T13:36:00Z"/>
        </w:rPr>
      </w:pPr>
      <w:ins w:id="50" w:author="Taylor Cavaletto" w:date="2018-09-10T13:36:00Z">
        <w:r>
          <w:rPr>
            <w:b/>
          </w:rPr>
          <w:t xml:space="preserve">View Access: </w:t>
        </w:r>
        <w:r>
          <w:t xml:space="preserve"> A user can only view these reservations</w:t>
        </w:r>
      </w:ins>
      <w:del w:id="51" w:author="Taylor Cavaletto" w:date="2018-09-10T13:34:00Z">
        <w:r w:rsidR="001F009A" w:rsidDel="004A3DD2">
          <w:delText>.</w:delText>
        </w:r>
      </w:del>
    </w:p>
    <w:p w:rsidR="004A3DD2" w:rsidRDefault="004A3DD2" w:rsidP="004A3DD2">
      <w:pPr>
        <w:pStyle w:val="ListParagraph"/>
        <w:keepNext/>
        <w:numPr>
          <w:ilvl w:val="0"/>
          <w:numId w:val="21"/>
        </w:numPr>
        <w:rPr>
          <w:ins w:id="52" w:author="Taylor Cavaletto" w:date="2018-09-10T13:38:00Z"/>
        </w:rPr>
      </w:pPr>
      <w:ins w:id="53" w:author="Taylor Cavaletto" w:date="2018-09-10T13:36:00Z">
        <w:r>
          <w:rPr>
            <w:b/>
          </w:rPr>
          <w:t>Edit Access:</w:t>
        </w:r>
        <w:r>
          <w:t xml:space="preserve"> A user can create </w:t>
        </w:r>
      </w:ins>
      <w:ins w:id="54" w:author="Taylor Cavaletto" w:date="2018-09-10T13:39:00Z">
        <w:r>
          <w:t>reservations but</w:t>
        </w:r>
      </w:ins>
      <w:ins w:id="55" w:author="Taylor Cavaletto" w:date="2018-09-10T13:36:00Z">
        <w:r>
          <w:t xml:space="preserve"> can only edit reservations </w:t>
        </w:r>
      </w:ins>
      <w:ins w:id="56" w:author="Taylor Cavaletto" w:date="2018-09-10T13:37:00Z">
        <w:r>
          <w:t xml:space="preserve">that they created or that they are the administrative contact </w:t>
        </w:r>
      </w:ins>
      <w:ins w:id="57" w:author="Taylor Cavaletto" w:date="2018-09-10T13:38:00Z">
        <w:r>
          <w:t>for.</w:t>
        </w:r>
      </w:ins>
    </w:p>
    <w:p w:rsidR="004A3DD2" w:rsidRPr="00900E40" w:rsidRDefault="004A3DD2">
      <w:pPr>
        <w:pStyle w:val="ListParagraph"/>
        <w:keepNext/>
        <w:numPr>
          <w:ilvl w:val="0"/>
          <w:numId w:val="21"/>
        </w:numPr>
        <w:pPrChange w:id="58" w:author="Taylor Cavaletto" w:date="2018-09-10T13:36:00Z">
          <w:pPr>
            <w:keepNext/>
          </w:pPr>
        </w:pPrChange>
      </w:pPr>
      <w:ins w:id="59" w:author="Taylor Cavaletto" w:date="2018-09-10T13:38:00Z">
        <w:r>
          <w:rPr>
            <w:b/>
          </w:rPr>
          <w:t xml:space="preserve">Administrate Access: </w:t>
        </w:r>
        <w:r>
          <w:t>A user can edit any reservations of this</w:t>
        </w:r>
      </w:ins>
      <w:ins w:id="60" w:author="Taylor Cavaletto" w:date="2018-09-10T13:39:00Z">
        <w:r>
          <w:t xml:space="preserve"> type. By default, people in the Staff and Staff-Like Security Roles have this level of access</w:t>
        </w:r>
      </w:ins>
      <w:ins w:id="61" w:author="Taylor Cavaletto" w:date="2018-09-14T07:26:00Z">
        <w:r w:rsidR="00BC3E7E">
          <w:t xml:space="preserve"> in order to maintain existing fu</w:t>
        </w:r>
      </w:ins>
      <w:ins w:id="62" w:author="Taylor Cavaletto" w:date="2018-09-14T07:27:00Z">
        <w:r w:rsidR="00BC3E7E">
          <w:t>nctionality from previous versions.</w:t>
        </w:r>
      </w:ins>
    </w:p>
    <w:p w:rsidR="00D33519" w:rsidRDefault="0035724D" w:rsidP="00900E40">
      <w:pPr>
        <w:rPr>
          <w:ins w:id="63" w:author="Taylor Cavaletto" w:date="2018-09-10T14:38:00Z"/>
        </w:rPr>
      </w:pPr>
      <w:ins w:id="64" w:author="Nick Airdo" w:date="2018-09-16T18:09:00Z">
        <w:r>
          <w:rPr>
            <w:noProof/>
          </w:rPr>
          <w:drawing>
            <wp:inline distT="0" distB="0" distL="0" distR="0" wp14:anchorId="4632E90A" wp14:editId="52B7461A">
              <wp:extent cx="5943600" cy="2443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3480"/>
                      </a:xfrm>
                      <a:prstGeom prst="rect">
                        <a:avLst/>
                      </a:prstGeom>
                    </pic:spPr>
                  </pic:pic>
                </a:graphicData>
              </a:graphic>
            </wp:inline>
          </w:drawing>
        </w:r>
      </w:ins>
    </w:p>
    <w:p w:rsidR="00900E40" w:rsidRDefault="0076061A" w:rsidP="00900E40">
      <w:r>
        <w:rPr>
          <w:noProof/>
        </w:rPr>
        <w:lastRenderedPageBreak/>
        <w:drawing>
          <wp:inline distT="0" distB="0" distL="0" distR="0" wp14:anchorId="358DBFA2" wp14:editId="3A013BCF">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8778" cy="6991350"/>
                    </a:xfrm>
                    <a:prstGeom prst="rect">
                      <a:avLst/>
                    </a:prstGeom>
                  </pic:spPr>
                </pic:pic>
              </a:graphicData>
            </a:graphic>
          </wp:inline>
        </w:drawing>
      </w:r>
    </w:p>
    <w:p w:rsidR="001F009A" w:rsidRDefault="001F009A">
      <w:pPr>
        <w:pStyle w:val="ListParagraph"/>
        <w:numPr>
          <w:ilvl w:val="0"/>
          <w:numId w:val="9"/>
        </w:numPr>
      </w:pPr>
      <w:r>
        <w:rPr>
          <w:b/>
        </w:rPr>
        <w:t xml:space="preserve">Name: </w:t>
      </w:r>
      <w:r>
        <w:t>The Reservation Type’s Name</w:t>
      </w:r>
      <w:r w:rsidR="00EE0025">
        <w:t>.</w:t>
      </w:r>
    </w:p>
    <w:p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rsidR="0076061A" w:rsidRDefault="0076061A">
      <w:pPr>
        <w:pStyle w:val="ListParagraph"/>
        <w:numPr>
          <w:ilvl w:val="0"/>
          <w:numId w:val="9"/>
        </w:numPr>
      </w:pPr>
      <w:r>
        <w:rPr>
          <w:b/>
        </w:rPr>
        <w:t>Final Approval Group:</w:t>
      </w:r>
      <w:r>
        <w:t xml:space="preserve"> If set, all reservations will require this group’s final approval. See the </w:t>
      </w:r>
      <w:r>
        <w:rPr>
          <w:i/>
        </w:rPr>
        <w:t>Approval System</w:t>
      </w:r>
      <w:r>
        <w:t xml:space="preserve"> section for more information</w:t>
      </w:r>
      <w:r w:rsidR="00EE0025">
        <w:t>.</w:t>
      </w:r>
      <w:ins w:id="65"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lastRenderedPageBreak/>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66" w:author="Taylor Cavaletto" w:date="2018-09-10T13:40:00Z">
        <w:r w:rsidR="004A3DD2">
          <w:t xml:space="preserve"> People in this group will have edit access to all reservations of this type.</w:t>
        </w:r>
      </w:ins>
    </w:p>
    <w:p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rsidR="00EE0025" w:rsidRDefault="00EE0025">
      <w:pPr>
        <w:pStyle w:val="ListParagraph"/>
        <w:numPr>
          <w:ilvl w:val="0"/>
          <w:numId w:val="9"/>
        </w:numPr>
      </w:pPr>
      <w:r>
        <w:rPr>
          <w:b/>
        </w:rPr>
        <w:t>Is Number Attending Required:</w:t>
      </w:r>
      <w:r>
        <w:t xml:space="preserve"> Whether the number of people attending is required.</w:t>
      </w:r>
    </w:p>
    <w:p w:rsidR="00EE0025" w:rsidRDefault="00EE0025">
      <w:pPr>
        <w:pStyle w:val="ListParagraph"/>
        <w:numPr>
          <w:ilvl w:val="0"/>
          <w:numId w:val="9"/>
        </w:numPr>
      </w:pPr>
      <w:r>
        <w:rPr>
          <w:b/>
        </w:rPr>
        <w:t>Are Contact Details Required:</w:t>
      </w:r>
      <w:r>
        <w:t xml:space="preserve"> Whether the Event Contact and Administrative Contact details are required.</w:t>
      </w:r>
    </w:p>
    <w:p w:rsidR="00EE0025" w:rsidRDefault="00EE0025">
      <w:pPr>
        <w:pStyle w:val="ListParagraph"/>
        <w:numPr>
          <w:ilvl w:val="0"/>
          <w:numId w:val="9"/>
        </w:numPr>
      </w:pPr>
      <w:r>
        <w:rPr>
          <w:b/>
        </w:rPr>
        <w:t>Is Setup Time Required:</w:t>
      </w:r>
      <w:r>
        <w:t xml:space="preserve"> Whether the setup and cleanup times are required</w:t>
      </w:r>
    </w:p>
    <w:p w:rsidR="00EE0025" w:rsidRDefault="00EE0025">
      <w:pPr>
        <w:pStyle w:val="ListParagraph"/>
        <w:numPr>
          <w:ilvl w:val="0"/>
          <w:numId w:val="9"/>
        </w:numPr>
      </w:pPr>
      <w:r>
        <w:rPr>
          <w:b/>
        </w:rPr>
        <w:t>Default Setup and Cleanup Time:</w:t>
      </w:r>
      <w:r>
        <w:t xml:space="preserve"> </w:t>
      </w:r>
      <w:r w:rsidRPr="00EE0025">
        <w:t xml:space="preserve">If you wish to default to a </w:t>
      </w:r>
      <w:del w:id="67" w:author="Taylor Cavaletto" w:date="2018-09-10T13:41:00Z">
        <w:r w:rsidRPr="00EE0025" w:rsidDel="008934E6">
          <w:delText>partic</w:delText>
        </w:r>
      </w:del>
      <w:ins w:id="68" w:author="Taylor Cavaletto" w:date="2018-09-10T13:41:00Z">
        <w:r w:rsidR="008934E6">
          <w:t xml:space="preserve">particular </w:t>
        </w:r>
      </w:ins>
      <w:del w:id="69" w:author="Taylor Cavaletto" w:date="2018-09-10T13:41:00Z">
        <w:r w:rsidRPr="00EE0025" w:rsidDel="008934E6">
          <w:delText>ular setup</w:delText>
        </w:r>
      </w:del>
      <w:ins w:id="70" w:author="Taylor Cavaletto" w:date="2018-09-10T13:41:00Z">
        <w:r w:rsidR="008934E6" w:rsidRPr="00EE0025">
          <w:t>setup</w:t>
        </w:r>
      </w:ins>
      <w:r w:rsidRPr="00EE0025">
        <w:t xml:space="preserve"> and cleanup time, you can supply a value here. (empty or -1 indicates no default value)</w:t>
      </w:r>
      <w:r>
        <w:t>.</w:t>
      </w:r>
    </w:p>
    <w:p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rsidR="000A36B0" w:rsidRDefault="003206E5" w:rsidP="00951250">
      <w:pPr>
        <w:pStyle w:val="Heading2"/>
        <w:pageBreakBefore/>
      </w:pPr>
      <w:r>
        <w:lastRenderedPageBreak/>
        <w:t>Location Detail</w:t>
      </w:r>
    </w:p>
    <w:p w:rsidR="003206E5" w:rsidRDefault="003206E5" w:rsidP="003206E5">
      <w:r>
        <w:t>This is the Core Rock Location Detail page. On this page, we’ve added some new features:</w:t>
      </w:r>
    </w:p>
    <w:p w:rsidR="003206E5" w:rsidRDefault="00F56F7D" w:rsidP="003206E5">
      <w:r>
        <w:rPr>
          <w:noProof/>
        </w:rPr>
        <w:drawing>
          <wp:inline distT="0" distB="0" distL="0" distR="0">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p>
    <w:p w:rsidR="003206E5" w:rsidRDefault="003206E5" w:rsidP="003206E5">
      <w:pPr>
        <w:pStyle w:val="ListParagraph"/>
        <w:numPr>
          <w:ilvl w:val="0"/>
          <w:numId w:val="17"/>
        </w:numPr>
      </w:pPr>
      <w:r>
        <w:rPr>
          <w:b/>
        </w:rPr>
        <w:t>Approval Group:</w:t>
      </w:r>
      <w:r>
        <w:t xml:space="preserve">  If this </w:t>
      </w:r>
      <w:r w:rsidR="00047F7A">
        <w:t>location requires</w:t>
      </w:r>
      <w:r>
        <w:t xml:space="preserve"> its own approval, add the group in charge of that here.</w:t>
      </w:r>
    </w:p>
    <w:p w:rsidR="00AB7353" w:rsidRDefault="00AB7353" w:rsidP="00AB7353">
      <w:pPr>
        <w:pStyle w:val="ListParagraph"/>
        <w:numPr>
          <w:ilvl w:val="0"/>
          <w:numId w:val="17"/>
        </w:numPr>
      </w:pPr>
      <w:r>
        <w:rPr>
          <w:b/>
        </w:rPr>
        <w:t xml:space="preserve">Reservation Questions: </w:t>
      </w:r>
      <w:r>
        <w:t>Any additional questions you want answered when someone reserves this location can be added here.</w:t>
      </w:r>
      <w:r w:rsidR="005D7CCF">
        <w:t xml:space="preserve"> You can specify what field type you would like the answer to be.</w:t>
      </w:r>
      <w:r>
        <w:t xml:space="preserve"> Be sure to specify ‘Required’ if you want them to be required questions.</w:t>
      </w:r>
    </w:p>
    <w:p w:rsidR="0050680A" w:rsidRPr="00392858" w:rsidRDefault="0050680A" w:rsidP="00AB7353">
      <w:pPr>
        <w:pStyle w:val="ListParagraph"/>
        <w:numPr>
          <w:ilvl w:val="0"/>
          <w:numId w:val="17"/>
        </w:numPr>
      </w:pPr>
      <w:r>
        <w:rPr>
          <w:b/>
        </w:rPr>
        <w:t>Copy Questions From:</w:t>
      </w:r>
      <w:r>
        <w:t xml:space="preserve"> This button lets you copy a set of questions from another location or resource to this location.</w:t>
      </w:r>
      <w:r w:rsidR="00047F7A">
        <w:t xml:space="preserve"> (</w:t>
      </w:r>
      <w:r w:rsidR="00E8383E">
        <w:t xml:space="preserve">as of </w:t>
      </w:r>
      <w:r w:rsidR="00047F7A">
        <w:t>v1.2.0)</w:t>
      </w:r>
    </w:p>
    <w:p w:rsidR="003206E5" w:rsidRDefault="003206E5" w:rsidP="00AB7353">
      <w:pPr>
        <w:ind w:left="360"/>
      </w:pPr>
    </w:p>
    <w:p w:rsidR="001F2F35" w:rsidRDefault="00E90A71" w:rsidP="00951250">
      <w:pPr>
        <w:pStyle w:val="Heading1"/>
        <w:pageBreakBefore/>
      </w:pPr>
      <w:r>
        <w:lastRenderedPageBreak/>
        <w:t>Approval System</w:t>
      </w:r>
    </w:p>
    <w:p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rsidR="001F2F35" w:rsidRDefault="00E90A71" w:rsidP="00066B6B">
      <w:pPr>
        <w:pStyle w:val="Heading2"/>
      </w:pPr>
      <w:r>
        <w:t>Approval Groups</w:t>
      </w:r>
    </w:p>
    <w:p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Item</w:t>
            </w:r>
          </w:p>
        </w:tc>
        <w:tc>
          <w:tcPr>
            <w:tcW w:w="4675" w:type="dxa"/>
          </w:tcPr>
          <w:p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C4860" w:rsidRDefault="008C4860" w:rsidP="001F2F35">
            <w:r>
              <w:t>Location</w:t>
            </w:r>
            <w:r w:rsidR="00E90A71">
              <w:t xml:space="preserve"> (optional)</w:t>
            </w:r>
          </w:p>
        </w:tc>
        <w:tc>
          <w:tcPr>
            <w:tcW w:w="4675" w:type="dxa"/>
          </w:tcPr>
          <w:p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Resource</w:t>
            </w:r>
            <w:r w:rsidR="00E90A71">
              <w:t xml:space="preserve"> (optional)</w:t>
            </w:r>
          </w:p>
        </w:tc>
        <w:tc>
          <w:tcPr>
            <w:tcW w:w="4675" w:type="dxa"/>
          </w:tcPr>
          <w:p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Final Approval Group</w:t>
            </w:r>
            <w:r w:rsidR="00E90A71">
              <w:t xml:space="preserve"> (optional)</w:t>
            </w:r>
          </w:p>
        </w:tc>
        <w:tc>
          <w:tcPr>
            <w:tcW w:w="4675" w:type="dxa"/>
          </w:tcPr>
          <w:p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rsidTr="00066B6B">
        <w:tc>
          <w:tcPr>
            <w:cnfStyle w:val="001000000000" w:firstRow="0" w:lastRow="0" w:firstColumn="1" w:lastColumn="0" w:oddVBand="0" w:evenVBand="0" w:oddHBand="0" w:evenHBand="0" w:firstRowFirstColumn="0" w:firstRowLastColumn="0" w:lastRowFirstColumn="0" w:lastRowLastColumn="0"/>
            <w:tcW w:w="4675" w:type="dxa"/>
          </w:tcPr>
          <w:p w:rsidR="007853D9" w:rsidRDefault="007853D9" w:rsidP="007853D9">
            <w:r>
              <w:t>Super Admin Group</w:t>
            </w:r>
            <w:r w:rsidR="00A367FF">
              <w:t xml:space="preserve"> (optional)</w:t>
            </w:r>
          </w:p>
        </w:tc>
        <w:tc>
          <w:tcPr>
            <w:tcW w:w="4675" w:type="dxa"/>
          </w:tcPr>
          <w:p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rsidR="008C4860" w:rsidRDefault="008C4860"/>
    <w:p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rsidR="00CF6802" w:rsidRDefault="00CF6802" w:rsidP="00392858">
      <w:pPr>
        <w:pStyle w:val="Heading2"/>
        <w:pageBreakBefore/>
      </w:pPr>
      <w:r>
        <w:lastRenderedPageBreak/>
        <w:t>Approval States</w:t>
      </w:r>
    </w:p>
    <w:p w:rsidR="00CF6802" w:rsidRDefault="00CF6802">
      <w:r>
        <w:t xml:space="preserve">A reservation has five states that it can </w:t>
      </w:r>
      <w:r w:rsidR="00D85276">
        <w:t xml:space="preserve">have during its </w:t>
      </w:r>
      <w:r>
        <w:t>life cycle:</w:t>
      </w:r>
    </w:p>
    <w:p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ins w:id="71" w:author="Taylor Cavaletto" w:date="2018-09-17T15:34:00Z">
        <w:r w:rsidR="00870E69">
          <w:t xml:space="preserve"> </w:t>
        </w:r>
        <w:r w:rsidR="00870E69" w:rsidRPr="00870E69">
          <w:t xml:space="preserve">When changes </w:t>
        </w:r>
        <w:proofErr w:type="gramStart"/>
        <w:r w:rsidR="00870E69" w:rsidRPr="00870E69">
          <w:t>are made</w:t>
        </w:r>
        <w:proofErr w:type="gramEnd"/>
        <w:r w:rsidR="00870E69" w:rsidRPr="00870E69">
          <w:t xml:space="preserve"> to the reservation, any approval groups that have taken no action</w:t>
        </w:r>
      </w:ins>
      <w:ins w:id="72" w:author="Taylor Cavaletto" w:date="2018-09-17T15:35:00Z">
        <w:r w:rsidR="00870E69">
          <w:t xml:space="preserve"> on their items</w:t>
        </w:r>
      </w:ins>
      <w:ins w:id="73" w:author="Taylor Cavaletto" w:date="2018-09-17T15:34:00Z">
        <w:r w:rsidR="00870E69" w:rsidRPr="00870E69">
          <w:t xml:space="preserve"> </w:t>
        </w:r>
      </w:ins>
      <w:ins w:id="74" w:author="Taylor Cavaletto" w:date="2018-09-17T15:36:00Z">
        <w:r w:rsidR="00870E69">
          <w:t>(</w:t>
        </w:r>
        <w:del w:id="75" w:author="Nick Airdo" w:date="2018-09-18T08:10:00Z">
          <w:r w:rsidR="00870E69" w:rsidDel="000D6A72">
            <w:delText xml:space="preserve"> </w:delText>
          </w:r>
        </w:del>
        <w:r w:rsidR="00870E69">
          <w:t xml:space="preserve">have not approved or denied them) </w:t>
        </w:r>
      </w:ins>
      <w:ins w:id="76" w:author="Taylor Cavaletto" w:date="2018-09-17T15:34:00Z">
        <w:r w:rsidR="00870E69" w:rsidRPr="00870E69">
          <w:t>will be re-notified by email to approve or deny their location / resource</w:t>
        </w:r>
      </w:ins>
      <w:ins w:id="77" w:author="Taylor Cavaletto" w:date="2018-09-17T15:36:00Z">
        <w:r w:rsidR="00870E69">
          <w:t>.</w:t>
        </w:r>
      </w:ins>
    </w:p>
    <w:p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rsidR="00692F40" w:rsidRDefault="00692F40" w:rsidP="00692F40">
      <w:pPr>
        <w:pStyle w:val="ListParagraph"/>
        <w:numPr>
          <w:ilvl w:val="0"/>
          <w:numId w:val="12"/>
        </w:numPr>
      </w:pPr>
      <w:r>
        <w:rPr>
          <w:b/>
        </w:rPr>
        <w:t xml:space="preserve">Approved: </w:t>
      </w:r>
      <w:r>
        <w:t>This is the state a reservation will have once it’s been approved.</w:t>
      </w:r>
    </w:p>
    <w:p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rsidR="007C3C6C" w:rsidRDefault="007C3C6C" w:rsidP="00066B6B">
      <w:pPr>
        <w:pStyle w:val="Heading2"/>
      </w:pPr>
      <w:r>
        <w:t>Configured Workflows</w:t>
      </w:r>
    </w:p>
    <w:p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rsidR="00680928" w:rsidRDefault="00680928">
      <w:pPr>
        <w:rPr>
          <w:rFonts w:asciiTheme="majorHAnsi" w:eastAsiaTheme="majorEastAsia" w:hAnsiTheme="majorHAnsi" w:cstheme="majorBidi"/>
          <w:color w:val="2E74B5" w:themeColor="accent1" w:themeShade="BF"/>
          <w:sz w:val="32"/>
          <w:szCs w:val="32"/>
        </w:rPr>
      </w:pPr>
      <w:r>
        <w:br w:type="page"/>
      </w:r>
    </w:p>
    <w:p w:rsidR="00AC4775" w:rsidRDefault="00AC4775" w:rsidP="00066B6B">
      <w:pPr>
        <w:pStyle w:val="Heading1"/>
      </w:pPr>
      <w:r>
        <w:lastRenderedPageBreak/>
        <w:t>System Jobs</w:t>
      </w:r>
    </w:p>
    <w:p w:rsidR="00AC4775" w:rsidRDefault="00CF6802" w:rsidP="00066B6B">
      <w:pPr>
        <w:pStyle w:val="Heading2"/>
      </w:pPr>
      <w:r>
        <w:t xml:space="preserve">Fire Workflow </w:t>
      </w:r>
      <w:r w:rsidR="008431B6">
        <w:t>from</w:t>
      </w:r>
      <w:r>
        <w:t xml:space="preserve"> Reservation </w:t>
      </w:r>
      <w:r w:rsidR="006558C5">
        <w:t>in</w:t>
      </w:r>
      <w:r>
        <w:t xml:space="preserve"> Date Range</w:t>
      </w:r>
    </w:p>
    <w:p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rsidR="00CF45F8" w:rsidRDefault="00CF45F8">
      <w:r>
        <w:rPr>
          <w:noProof/>
        </w:rPr>
        <w:drawing>
          <wp:inline distT="0" distB="0" distL="0" distR="0">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23">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p>
    <w:p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AC4775" w:rsidRDefault="00AC4775" w:rsidP="00066B6B">
      <w:pPr>
        <w:pStyle w:val="Heading1"/>
      </w:pPr>
      <w:r>
        <w:t>Workflow Types</w:t>
      </w:r>
    </w:p>
    <w:p w:rsidR="00AC4775" w:rsidRDefault="007C3C6C" w:rsidP="00066B6B">
      <w:pPr>
        <w:pStyle w:val="Heading2"/>
      </w:pPr>
      <w:r>
        <w:t>Room Reservation Approval Notification</w:t>
      </w:r>
    </w:p>
    <w:p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rsidR="007C3C6C" w:rsidRDefault="007C3C6C" w:rsidP="00066B6B">
      <w:pPr>
        <w:pStyle w:val="Heading2"/>
      </w:pPr>
      <w:r>
        <w:lastRenderedPageBreak/>
        <w:t>Room Reservation Reminder Notification</w:t>
      </w:r>
    </w:p>
    <w:p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rsidR="007A42FA" w:rsidRDefault="00843A28" w:rsidP="00843A28">
      <w:pPr>
        <w:pStyle w:val="Heading1"/>
      </w:pPr>
      <w:r>
        <w:t>Report Templates</w:t>
      </w:r>
      <w:ins w:id="78" w:author="Nick Airdo" w:date="2018-09-16T17:17:00Z">
        <w:r w:rsidR="006D6AA4">
          <w:t xml:space="preserve"> </w:t>
        </w:r>
        <w:r w:rsidR="006D6AA4">
          <w:rPr>
            <w:rStyle w:val="NoteCallout1Char"/>
          </w:rPr>
          <w:t>(v1.3)</w:t>
        </w:r>
      </w:ins>
    </w:p>
    <w:p w:rsidR="00843A28" w:rsidRDefault="00843A28" w:rsidP="00843A28">
      <w:r>
        <w:t xml:space="preserve">Included in the plugin are several Report Templates that you can use for printing reservation lists from the hub page. You can also create your own custom templates to use by following the format in the files here: </w:t>
      </w:r>
      <w:hyperlink r:id="rId24" w:history="1">
        <w:r w:rsidRPr="000E65EE">
          <w:rPr>
            <w:rStyle w:val="Hyperlink"/>
          </w:rPr>
          <w:t>https://github.com/CentralAZ/Rock-CentralAZ/tree/central-develop/com.centralaz.RoomManagement/ReportTemplates</w:t>
        </w:r>
      </w:hyperlink>
    </w:p>
    <w:p w:rsidR="00BA1D44" w:rsidRDefault="00BA1D44" w:rsidP="00BA1D44">
      <w:pPr>
        <w:pStyle w:val="Heading2"/>
      </w:pPr>
      <w:r>
        <w:t>Default Template</w:t>
      </w:r>
    </w:p>
    <w:p w:rsidR="00BA1D44" w:rsidRDefault="00BA1D44" w:rsidP="00BA1D44">
      <w:r>
        <w:t>This will be the standard template most churches are familiar with. It contains a row for each reservation occurrence along with standard rows that mirror the default hub reservation list.</w:t>
      </w:r>
    </w:p>
    <w:p w:rsidR="00BA1D44" w:rsidRDefault="00BA1D44" w:rsidP="00BA1D44">
      <w:r>
        <w:rPr>
          <w:noProof/>
        </w:rPr>
        <w:drawing>
          <wp:inline distT="0" distB="0" distL="0" distR="0" wp14:anchorId="48F248DC" wp14:editId="103099AF">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154" cy="2733282"/>
                    </a:xfrm>
                    <a:prstGeom prst="rect">
                      <a:avLst/>
                    </a:prstGeom>
                  </pic:spPr>
                </pic:pic>
              </a:graphicData>
            </a:graphic>
          </wp:inline>
        </w:drawing>
      </w:r>
    </w:p>
    <w:p w:rsidR="00BA1D44" w:rsidRDefault="00BA1D44" w:rsidP="00BA1D44">
      <w:pPr>
        <w:pStyle w:val="Heading2"/>
      </w:pPr>
      <w:r>
        <w:t>Advanced Template</w:t>
      </w:r>
    </w:p>
    <w:p w:rsidR="00BA1D44" w:rsidRDefault="00BA1D44" w:rsidP="00BA1D44">
      <w:r>
        <w:t xml:space="preserve">This template is geared heavily towards facilities teams, with the reservations broken up so that there is a location on each row. Resources are removed, and contact info has been included. Page counts are now included, as </w:t>
      </w:r>
      <w:proofErr w:type="spellStart"/>
      <w:r>
        <w:t>will</w:t>
      </w:r>
      <w:proofErr w:type="spellEnd"/>
      <w:r>
        <w:t xml:space="preserve"> as the date at the top of the page if a single day goes longer than a page.</w:t>
      </w:r>
    </w:p>
    <w:p w:rsidR="00BA1D44" w:rsidRDefault="00757167" w:rsidP="00BA1D44">
      <w:r>
        <w:rPr>
          <w:noProof/>
        </w:rPr>
        <w:lastRenderedPageBreak/>
        <w:drawing>
          <wp:inline distT="0" distB="0" distL="0" distR="0" wp14:anchorId="569BAB4D" wp14:editId="066F26E2">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7231" cy="3899526"/>
                    </a:xfrm>
                    <a:prstGeom prst="rect">
                      <a:avLst/>
                    </a:prstGeom>
                  </pic:spPr>
                </pic:pic>
              </a:graphicData>
            </a:graphic>
          </wp:inline>
        </w:drawing>
      </w:r>
    </w:p>
    <w:p w:rsidR="00BA1D44" w:rsidRDefault="0036545A" w:rsidP="0036545A">
      <w:pPr>
        <w:pStyle w:val="Heading2"/>
      </w:pPr>
      <w:r>
        <w:t>Lava Template</w:t>
      </w:r>
    </w:p>
    <w:p w:rsidR="0036545A" w:rsidRPr="0036545A" w:rsidRDefault="0036545A" w:rsidP="0036545A">
      <w:r>
        <w:t xml:space="preserve">Using a simpler, free library that enables html-to-pdf functionality, we’ve created a lava template that you can customize to your individual need. Simply paste your code into the </w:t>
      </w:r>
      <w:proofErr w:type="spellStart"/>
      <w:r>
        <w:t>ReservationLava</w:t>
      </w:r>
      <w:proofErr w:type="spellEnd"/>
      <w:r>
        <w:t xml:space="preserve"> block’s </w:t>
      </w:r>
      <w:r w:rsidRPr="005D5152">
        <w:rPr>
          <w:i/>
        </w:rPr>
        <w:t>Report Lava</w:t>
      </w:r>
      <w:r>
        <w:t xml:space="preserve"> attribute</w:t>
      </w:r>
      <w:r w:rsidR="006D5186">
        <w:t xml:space="preserve"> and select the ‘Lava Template’ option on the </w:t>
      </w:r>
      <w:r w:rsidR="006D5186">
        <w:rPr>
          <w:i/>
        </w:rPr>
        <w:t>Report Template</w:t>
      </w:r>
      <w:r w:rsidR="006D5186">
        <w:t xml:space="preserve"> Attribute</w:t>
      </w:r>
      <w:r w:rsidR="00ED086F">
        <w:t>.</w:t>
      </w:r>
    </w:p>
    <w:p w:rsidR="00843A28" w:rsidRPr="00843A28" w:rsidRDefault="00ED086F" w:rsidP="00843A28">
      <w:r>
        <w:rPr>
          <w:noProof/>
        </w:rPr>
        <w:drawing>
          <wp:inline distT="0" distB="0" distL="0" distR="0" wp14:anchorId="7DEED01A" wp14:editId="5FA150B3">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9027" cy="2987597"/>
                    </a:xfrm>
                    <a:prstGeom prst="rect">
                      <a:avLst/>
                    </a:prstGeom>
                  </pic:spPr>
                </pic:pic>
              </a:graphicData>
            </a:graphic>
          </wp:inline>
        </w:drawing>
      </w:r>
    </w:p>
    <w:p w:rsidR="00AC4775" w:rsidRDefault="00AC4775" w:rsidP="00066B6B">
      <w:pPr>
        <w:pStyle w:val="Heading1"/>
      </w:pPr>
      <w:r>
        <w:lastRenderedPageBreak/>
        <w:t>Data Filters</w:t>
      </w:r>
    </w:p>
    <w:p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rsidR="003B443D" w:rsidRDefault="003B443D" w:rsidP="00BB1596"/>
    <w:p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rsidR="00BB1596" w:rsidRDefault="00206EA0" w:rsidP="00066B6B">
      <w:pPr>
        <w:pStyle w:val="Heading1"/>
        <w:pageBreakBefore/>
      </w:pPr>
      <w:r>
        <w:lastRenderedPageBreak/>
        <w:t>Initial Setup</w:t>
      </w:r>
    </w:p>
    <w:p w:rsidR="00206EA0" w:rsidRDefault="00206EA0" w:rsidP="00C33BE4">
      <w:r>
        <w:t>Once you have a good idea of how the system works, these are the things you should begin adjusting to meet your needs.</w:t>
      </w:r>
    </w:p>
    <w:p w:rsidR="00206EA0" w:rsidRDefault="00206EA0">
      <w:r>
        <w:t>Under Admin Tools…</w:t>
      </w:r>
    </w:p>
    <w:p w:rsidR="00206EA0" w:rsidRDefault="00206EA0" w:rsidP="00066B6B">
      <w:pPr>
        <w:pStyle w:val="ListParagraph"/>
        <w:numPr>
          <w:ilvl w:val="0"/>
          <w:numId w:val="10"/>
        </w:numPr>
      </w:pPr>
      <w:r>
        <w:t>Edit the Resource Categories and add any you think are missing</w:t>
      </w:r>
    </w:p>
    <w:p w:rsidR="00206EA0" w:rsidRDefault="00206EA0" w:rsidP="00066B6B">
      <w:pPr>
        <w:pStyle w:val="ListParagraph"/>
        <w:numPr>
          <w:ilvl w:val="0"/>
          <w:numId w:val="10"/>
        </w:numPr>
      </w:pPr>
      <w:r>
        <w:t>Edit the</w:t>
      </w:r>
      <w:r w:rsidR="00D90997">
        <w:t xml:space="preserve"> Standard</w:t>
      </w:r>
      <w:r>
        <w:t xml:space="preserve"> Reservation </w:t>
      </w:r>
      <w:r w:rsidR="006D5186">
        <w:t xml:space="preserve">Type </w:t>
      </w:r>
      <w:r>
        <w:t>and add the ministries that work for your organization.</w:t>
      </w:r>
    </w:p>
    <w:p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rsidR="00206EA0" w:rsidRDefault="00206EA0" w:rsidP="00C33BE4">
      <w:r>
        <w:t>On the main page…</w:t>
      </w:r>
    </w:p>
    <w:p w:rsidR="00206EA0" w:rsidRDefault="00206EA0" w:rsidP="00066B6B">
      <w:pPr>
        <w:pStyle w:val="ListParagraph"/>
        <w:numPr>
          <w:ilvl w:val="0"/>
          <w:numId w:val="10"/>
        </w:numPr>
      </w:pPr>
      <w:r>
        <w:t>Change the Block Properties to suit your needs.  There are options for showing additional filters such as a campus filter, ministry filter, etc.</w:t>
      </w:r>
    </w:p>
    <w:p w:rsidR="00DD4337" w:rsidRDefault="00DD4337" w:rsidP="00C33BE4">
      <w:r>
        <w:t>On the New Reservation (Details) page…</w:t>
      </w:r>
    </w:p>
    <w:p w:rsidR="00DD4337" w:rsidRDefault="00DD4337" w:rsidP="00066B6B">
      <w:pPr>
        <w:pStyle w:val="ListParagraph"/>
        <w:numPr>
          <w:ilvl w:val="0"/>
          <w:numId w:val="10"/>
        </w:numPr>
      </w:pPr>
      <w:r>
        <w:t xml:space="preserve">Edit the block’s properties and set a Final Approval Group but only if your organization operates this way.   You can also set the Super Admin Group if you want a particular team (such as your facilities team) to be able to force approve/deny reservations.  See the </w:t>
      </w:r>
      <w:r w:rsidR="0075693F">
        <w:rPr>
          <w:i/>
        </w:rPr>
        <w:t xml:space="preserve">Approval Groups </w:t>
      </w:r>
      <w:r>
        <w:t>section under Administration for details about these two settings.</w:t>
      </w:r>
    </w:p>
    <w:p w:rsidR="00876C55" w:rsidRDefault="00876C55" w:rsidP="00C33BE4">
      <w:r>
        <w:t>Under Rock’s General Settings | Named Locations…</w:t>
      </w:r>
    </w:p>
    <w:p w:rsidR="00876C55" w:rsidRDefault="00876C55" w:rsidP="00066B6B">
      <w:pPr>
        <w:pStyle w:val="ListParagraph"/>
        <w:numPr>
          <w:ilvl w:val="0"/>
          <w:numId w:val="10"/>
        </w:numPr>
      </w:pPr>
      <w:r>
        <w:t xml:space="preserve">Edit your organizations rooms and set an </w:t>
      </w:r>
      <w:r w:rsidRPr="00066B6B">
        <w:rPr>
          <w:i/>
        </w:rPr>
        <w:t>Approval Group</w:t>
      </w:r>
      <w:r>
        <w:t xml:space="preserve"> if a special team is required to approve the rooms use before it can be reserved.</w:t>
      </w:r>
    </w:p>
    <w:p w:rsidR="00D85276" w:rsidRDefault="00D85276" w:rsidP="00D85276">
      <w:r>
        <w:t>Under Rock’s General Settings | Global Attributes…</w:t>
      </w:r>
    </w:p>
    <w:p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rsidR="001F2F35" w:rsidRDefault="00BB1596" w:rsidP="00066B6B">
      <w:pPr>
        <w:pStyle w:val="Heading1"/>
        <w:pageBreakBefore/>
      </w:pPr>
      <w:r>
        <w:lastRenderedPageBreak/>
        <w:t>Reporting Bugs</w:t>
      </w:r>
    </w:p>
    <w:p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28" w:history="1">
        <w:r w:rsidRPr="00A85EEE">
          <w:rPr>
            <w:rStyle w:val="Hyperlink"/>
          </w:rPr>
          <w:t>https://github.com/CentralAZ/Rock-CentralAZ/issues</w:t>
        </w:r>
      </w:hyperlink>
    </w:p>
    <w:p w:rsidR="00BB1596" w:rsidRPr="00BB1596" w:rsidRDefault="00BB1596">
      <w:r>
        <w:t>Simply prefix your issue with “[RR]” for Resource Reservation</w:t>
      </w:r>
      <w:ins w:id="79" w:author="Nick Airdo" w:date="2018-09-18T08:12:00Z">
        <w:r w:rsidR="000D6A72">
          <w:t xml:space="preserve"> or “[RM]”</w:t>
        </w:r>
      </w:ins>
      <w:del w:id="80" w:author="Nick Airdo" w:date="2018-09-18T08:12:00Z">
        <w:r w:rsidDel="000D6A72">
          <w:delText>.</w:delText>
        </w:r>
      </w:del>
      <w:ins w:id="81" w:author="Nick Airdo" w:date="2018-09-18T08:12:00Z">
        <w:r w:rsidR="000D6A72">
          <w:t xml:space="preserve"> for Room Management.</w:t>
        </w:r>
      </w:ins>
    </w:p>
    <w:p w:rsidR="000A36B0" w:rsidRDefault="000A36B0" w:rsidP="00951250">
      <w:pPr>
        <w:pStyle w:val="Heading1"/>
        <w:pageBreakBefore/>
      </w:pPr>
      <w:r>
        <w:lastRenderedPageBreak/>
        <w:t>Developer Appendixes</w:t>
      </w:r>
    </w:p>
    <w:p w:rsidR="003B443D" w:rsidRDefault="003B443D" w:rsidP="00951250">
      <w:pPr>
        <w:pStyle w:val="Heading2"/>
      </w:pPr>
      <w:r>
        <w:t>API Calls</w:t>
      </w:r>
    </w:p>
    <w:p w:rsidR="003B443D" w:rsidRDefault="003B443D" w:rsidP="003B443D">
      <w:pPr>
        <w:pStyle w:val="Heading2"/>
      </w:pPr>
      <w:r>
        <w:t>~/</w:t>
      </w:r>
      <w:proofErr w:type="spellStart"/>
      <w:r>
        <w:t>api</w:t>
      </w:r>
      <w:proofErr w:type="spellEnd"/>
      <w:r>
        <w:t>/Reservations/</w:t>
      </w:r>
      <w:proofErr w:type="spellStart"/>
      <w:r>
        <w:t>GetReservationOccurrences</w:t>
      </w:r>
      <w:proofErr w:type="spellEnd"/>
    </w:p>
    <w:p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rsidR="003B443D" w:rsidRDefault="003B443D" w:rsidP="003B443D">
      <w:pPr>
        <w:pStyle w:val="ListParagraph"/>
        <w:numPr>
          <w:ilvl w:val="1"/>
          <w:numId w:val="18"/>
        </w:numPr>
      </w:pPr>
      <w:r>
        <w:t>Filters occurrences that occur during or after the specified date</w:t>
      </w:r>
    </w:p>
    <w:p w:rsidR="003B443D" w:rsidRDefault="003B443D" w:rsidP="003B443D">
      <w:pPr>
        <w:pStyle w:val="ListParagraph"/>
        <w:numPr>
          <w:ilvl w:val="1"/>
          <w:numId w:val="18"/>
        </w:numPr>
      </w:pPr>
      <w:r>
        <w:t>Defaults to current datetime</w:t>
      </w:r>
    </w:p>
    <w:p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rsidR="003B443D" w:rsidRDefault="003B443D" w:rsidP="003B443D">
      <w:pPr>
        <w:pStyle w:val="ListParagraph"/>
        <w:numPr>
          <w:ilvl w:val="1"/>
          <w:numId w:val="18"/>
        </w:numPr>
      </w:pPr>
      <w:r>
        <w:t>Filters occurrences that occur during or before the specified date</w:t>
      </w:r>
    </w:p>
    <w:p w:rsidR="003B443D" w:rsidRDefault="003B443D" w:rsidP="003B443D">
      <w:pPr>
        <w:pStyle w:val="ListParagraph"/>
        <w:numPr>
          <w:ilvl w:val="1"/>
          <w:numId w:val="18"/>
        </w:numPr>
      </w:pPr>
      <w:r>
        <w:t>Defaults to current datetime plus one month</w:t>
      </w:r>
    </w:p>
    <w:p w:rsidR="00BD1036" w:rsidRDefault="00BD1036" w:rsidP="00BD1036">
      <w:pPr>
        <w:pStyle w:val="ListParagraph"/>
        <w:numPr>
          <w:ilvl w:val="0"/>
          <w:numId w:val="18"/>
        </w:numPr>
      </w:pPr>
      <w:r>
        <w:t xml:space="preserve">String </w:t>
      </w:r>
      <w:proofErr w:type="spellStart"/>
      <w:r>
        <w:t>reservationTypeIds</w:t>
      </w:r>
      <w:proofErr w:type="spellEnd"/>
    </w:p>
    <w:p w:rsidR="00BD1036" w:rsidRDefault="00BD1036" w:rsidP="00BD1036">
      <w:pPr>
        <w:pStyle w:val="ListParagraph"/>
        <w:numPr>
          <w:ilvl w:val="1"/>
          <w:numId w:val="18"/>
        </w:numPr>
      </w:pPr>
      <w:r>
        <w:t>Filters occurrences by reservation type</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BD1036" w:rsidRDefault="00BD1036" w:rsidP="00BD1036">
      <w:pPr>
        <w:pStyle w:val="ListParagraph"/>
        <w:numPr>
          <w:ilvl w:val="0"/>
          <w:numId w:val="18"/>
        </w:numPr>
      </w:pPr>
      <w:r>
        <w:t xml:space="preserve">String </w:t>
      </w:r>
      <w:proofErr w:type="spellStart"/>
      <w:r>
        <w:t>reservationIds</w:t>
      </w:r>
      <w:proofErr w:type="spellEnd"/>
    </w:p>
    <w:p w:rsidR="00BD1036" w:rsidRDefault="00BD1036" w:rsidP="00BD1036">
      <w:pPr>
        <w:pStyle w:val="ListParagraph"/>
        <w:numPr>
          <w:ilvl w:val="1"/>
          <w:numId w:val="18"/>
        </w:numPr>
      </w:pPr>
      <w:r>
        <w:t>Filters occurrences by reservation</w:t>
      </w:r>
    </w:p>
    <w:p w:rsidR="00BD1036" w:rsidRDefault="00BD1036" w:rsidP="00BD1036">
      <w:pPr>
        <w:pStyle w:val="ListParagraph"/>
        <w:numPr>
          <w:ilvl w:val="1"/>
          <w:numId w:val="18"/>
        </w:numPr>
      </w:pPr>
      <w:r>
        <w:t>Should be a list of integers separated by commas</w:t>
      </w:r>
    </w:p>
    <w:p w:rsidR="00BD1036" w:rsidRDefault="00BD1036" w:rsidP="00BD1036">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locationIds</w:t>
      </w:r>
      <w:proofErr w:type="spellEnd"/>
    </w:p>
    <w:p w:rsidR="003B443D" w:rsidRDefault="003B443D" w:rsidP="003B443D">
      <w:pPr>
        <w:pStyle w:val="ListParagraph"/>
        <w:numPr>
          <w:ilvl w:val="1"/>
          <w:numId w:val="18"/>
        </w:numPr>
      </w:pPr>
      <w:r>
        <w:t>Filters occurrences by location</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resourceIds</w:t>
      </w:r>
      <w:proofErr w:type="spellEnd"/>
    </w:p>
    <w:p w:rsidR="003B443D" w:rsidRDefault="003B443D" w:rsidP="003B443D">
      <w:pPr>
        <w:pStyle w:val="ListParagraph"/>
        <w:numPr>
          <w:ilvl w:val="1"/>
          <w:numId w:val="18"/>
        </w:numPr>
      </w:pPr>
      <w:r>
        <w:t>Filters occurrences by resource</w:t>
      </w:r>
    </w:p>
    <w:p w:rsidR="003B443D" w:rsidRDefault="003B443D" w:rsidP="003B443D">
      <w:pPr>
        <w:pStyle w:val="ListParagraph"/>
        <w:numPr>
          <w:ilvl w:val="1"/>
          <w:numId w:val="18"/>
        </w:numPr>
      </w:pPr>
      <w:r>
        <w:t>Should be a list of integers separated by commas</w:t>
      </w:r>
    </w:p>
    <w:p w:rsidR="003B443D" w:rsidRPr="00D432C3" w:rsidRDefault="003B443D" w:rsidP="003B443D">
      <w:pPr>
        <w:pStyle w:val="ListParagraph"/>
        <w:numPr>
          <w:ilvl w:val="1"/>
          <w:numId w:val="18"/>
        </w:numPr>
      </w:pPr>
      <w:r>
        <w:t>Defaults to null</w:t>
      </w:r>
    </w:p>
    <w:p w:rsidR="003B443D" w:rsidRDefault="003B443D" w:rsidP="003B443D">
      <w:pPr>
        <w:pStyle w:val="ListParagraph"/>
        <w:numPr>
          <w:ilvl w:val="0"/>
          <w:numId w:val="18"/>
        </w:numPr>
      </w:pPr>
      <w:r>
        <w:t xml:space="preserve">String </w:t>
      </w:r>
      <w:proofErr w:type="spellStart"/>
      <w:r>
        <w:t>approvalStates</w:t>
      </w:r>
      <w:proofErr w:type="spellEnd"/>
    </w:p>
    <w:p w:rsidR="003B443D" w:rsidRDefault="003B443D" w:rsidP="003B443D">
      <w:pPr>
        <w:pStyle w:val="ListParagraph"/>
        <w:numPr>
          <w:ilvl w:val="1"/>
          <w:numId w:val="18"/>
        </w:numPr>
      </w:pPr>
      <w:r>
        <w:t>Filters occurrences by approval state</w:t>
      </w:r>
    </w:p>
    <w:p w:rsidR="003B443D" w:rsidRDefault="003B443D" w:rsidP="003B443D">
      <w:pPr>
        <w:pStyle w:val="ListParagraph"/>
        <w:numPr>
          <w:ilvl w:val="1"/>
          <w:numId w:val="18"/>
        </w:numPr>
      </w:pPr>
      <w:r>
        <w:t>Should be a list of strings separated by commas</w:t>
      </w:r>
    </w:p>
    <w:p w:rsidR="003B443D" w:rsidRDefault="003B443D" w:rsidP="003B443D">
      <w:pPr>
        <w:pStyle w:val="ListParagraph"/>
        <w:numPr>
          <w:ilvl w:val="1"/>
          <w:numId w:val="18"/>
        </w:numPr>
      </w:pPr>
      <w:r>
        <w:t>Defaults to ‘Approved’</w:t>
      </w:r>
    </w:p>
    <w:p w:rsidR="003B443D" w:rsidRDefault="003B443D" w:rsidP="003B443D">
      <w:r>
        <w:t xml:space="preserve">The API call will return a list of </w:t>
      </w:r>
      <w:proofErr w:type="spellStart"/>
      <w:r>
        <w:t>ReservationOccurrences</w:t>
      </w:r>
      <w:proofErr w:type="spellEnd"/>
      <w:r>
        <w:t xml:space="preserve">, a class </w:t>
      </w:r>
      <w:del w:id="82" w:author="Nick Airdo" w:date="2018-09-10T19:15:00Z">
        <w:r w:rsidDel="00EA1285">
          <w:delText>specificly</w:delText>
        </w:r>
      </w:del>
      <w:ins w:id="83" w:author="Nick Airdo" w:date="2018-09-10T19:15:00Z">
        <w:r w:rsidR="00EA1285">
          <w:t>specifically</w:t>
        </w:r>
      </w:ins>
      <w:r>
        <w:t xml:space="preserve"> created for this API call that contains the following properties:</w:t>
      </w:r>
    </w:p>
    <w:p w:rsidR="003B443D" w:rsidRDefault="003B443D" w:rsidP="003B443D">
      <w:pPr>
        <w:pStyle w:val="ListParagraph"/>
        <w:numPr>
          <w:ilvl w:val="0"/>
          <w:numId w:val="19"/>
        </w:numPr>
      </w:pPr>
      <w:proofErr w:type="spellStart"/>
      <w:r>
        <w:t>Int</w:t>
      </w:r>
      <w:proofErr w:type="spellEnd"/>
      <w:r>
        <w:t xml:space="preserve"> </w:t>
      </w:r>
      <w:proofErr w:type="spellStart"/>
      <w:r>
        <w:t>ReservationId</w:t>
      </w:r>
      <w:proofErr w:type="spellEnd"/>
    </w:p>
    <w:p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rsidR="003B443D" w:rsidRDefault="003B443D" w:rsidP="003B443D">
      <w:pPr>
        <w:pStyle w:val="ListParagraph"/>
        <w:numPr>
          <w:ilvl w:val="0"/>
          <w:numId w:val="19"/>
        </w:numPr>
      </w:pPr>
      <w:r>
        <w:t xml:space="preserve">String </w:t>
      </w:r>
      <w:proofErr w:type="spellStart"/>
      <w:r>
        <w:t>ReservationName</w:t>
      </w:r>
      <w:proofErr w:type="spellEnd"/>
    </w:p>
    <w:p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rsidR="003B443D" w:rsidRDefault="003B443D" w:rsidP="003B443D">
      <w:pPr>
        <w:pStyle w:val="ListParagraph"/>
        <w:numPr>
          <w:ilvl w:val="0"/>
          <w:numId w:val="19"/>
        </w:numPr>
      </w:pPr>
      <w:r>
        <w:t xml:space="preserve">Int? </w:t>
      </w:r>
      <w:proofErr w:type="spellStart"/>
      <w:r>
        <w:t>SetupPhotoId</w:t>
      </w:r>
      <w:proofErr w:type="spellEnd"/>
    </w:p>
    <w:p w:rsidR="003B443D" w:rsidRDefault="003B443D" w:rsidP="003B443D">
      <w:pPr>
        <w:pStyle w:val="ListParagraph"/>
        <w:numPr>
          <w:ilvl w:val="0"/>
          <w:numId w:val="19"/>
        </w:numPr>
      </w:pPr>
      <w:r>
        <w:t>String Note</w:t>
      </w:r>
    </w:p>
    <w:p w:rsidR="003B443D" w:rsidRDefault="003B443D" w:rsidP="003B443D">
      <w:pPr>
        <w:pStyle w:val="ListParagraph"/>
        <w:numPr>
          <w:ilvl w:val="0"/>
          <w:numId w:val="19"/>
        </w:numPr>
      </w:pPr>
      <w:r>
        <w:t xml:space="preserve">Int? </w:t>
      </w:r>
      <w:proofErr w:type="spellStart"/>
      <w:r>
        <w:t>NumberAttending</w:t>
      </w:r>
      <w:proofErr w:type="spellEnd"/>
    </w:p>
    <w:p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rsidR="003B443D" w:rsidRPr="00D432C3" w:rsidRDefault="003B443D" w:rsidP="003B443D">
      <w:pPr>
        <w:pStyle w:val="ListParagraph"/>
        <w:numPr>
          <w:ilvl w:val="0"/>
          <w:numId w:val="19"/>
        </w:numPr>
      </w:pPr>
      <w:r>
        <w:t xml:space="preserve">Int? </w:t>
      </w:r>
      <w:proofErr w:type="spellStart"/>
      <w:r>
        <w:t>ScheduleId</w:t>
      </w:r>
      <w:proofErr w:type="spellEnd"/>
    </w:p>
    <w:p w:rsidR="003B443D" w:rsidRPr="003B443D" w:rsidRDefault="003B443D" w:rsidP="00951250"/>
    <w:p w:rsidR="000A36B0" w:rsidRDefault="000A36B0" w:rsidP="000A36B0">
      <w:pPr>
        <w:pStyle w:val="Heading2"/>
      </w:pPr>
      <w:del w:id="84" w:author="Nick Airdo" w:date="2018-09-10T19:12:00Z">
        <w:r w:rsidDel="000444E6">
          <w:lastRenderedPageBreak/>
          <w:delText xml:space="preserve">Model </w:delText>
        </w:r>
      </w:del>
      <w:ins w:id="85" w:author="Nick Airdo" w:date="2018-09-10T19:12:00Z">
        <w:r w:rsidR="000444E6">
          <w:t>Entity Relationship Diagram</w:t>
        </w:r>
      </w:ins>
      <w:del w:id="86" w:author="Nick Airdo" w:date="2018-09-10T19:12:00Z">
        <w:r w:rsidDel="000444E6">
          <w:delText>Map</w:delText>
        </w:r>
      </w:del>
    </w:p>
    <w:p w:rsidR="000A36B0" w:rsidRPr="000A36B0" w:rsidRDefault="008742CE" w:rsidP="000A36B0">
      <w:r w:rsidRPr="008742CE">
        <w:t xml:space="preserve"> </w:t>
      </w:r>
      <w:r w:rsidR="00DD6CD4" w:rsidRPr="00DD6CD4">
        <w:rPr>
          <w:noProof/>
        </w:rPr>
        <w:drawing>
          <wp:inline distT="0" distB="0" distL="0" distR="0">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5F90" w:rsidRDefault="00E65F90" w:rsidP="00BF2FEA">
      <w:pPr>
        <w:spacing w:after="0" w:line="240" w:lineRule="auto"/>
      </w:pPr>
      <w:r>
        <w:separator/>
      </w:r>
    </w:p>
  </w:endnote>
  <w:endnote w:type="continuationSeparator" w:id="0">
    <w:p w:rsidR="00E65F90" w:rsidRDefault="00E65F90"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22" w:type="pct"/>
      <w:tblCellMar>
        <w:left w:w="0" w:type="dxa"/>
        <w:right w:w="0" w:type="dxa"/>
      </w:tblCellMar>
      <w:tblLook w:val="04A0" w:firstRow="1" w:lastRow="0" w:firstColumn="1" w:lastColumn="0" w:noHBand="0" w:noVBand="1"/>
    </w:tblPr>
    <w:tblGrid>
      <w:gridCol w:w="3782"/>
      <w:gridCol w:w="2158"/>
      <w:gridCol w:w="810"/>
      <w:gridCol w:w="2651"/>
    </w:tblGrid>
    <w:tr w:rsidR="00AC4775" w:rsidTr="0068162B">
      <w:tc>
        <w:tcPr>
          <w:tcW w:w="2011" w:type="pct"/>
        </w:tcPr>
        <w:p w:rsidR="00AC4775" w:rsidRDefault="00E65F90"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rsidR="00AC4775" w:rsidRDefault="00AC4775" w:rsidP="000667B1">
          <w:pPr>
            <w:pStyle w:val="Footer"/>
            <w:tabs>
              <w:tab w:val="clear" w:pos="4680"/>
              <w:tab w:val="clear" w:pos="9360"/>
            </w:tabs>
            <w:jc w:val="center"/>
            <w:rPr>
              <w:color w:val="5B9BD5" w:themeColor="accent1"/>
              <w:sz w:val="18"/>
              <w:szCs w:val="18"/>
            </w:rPr>
          </w:pPr>
          <w:r>
            <w:rPr>
              <w:color w:val="5B9BD5" w:themeColor="accent1"/>
              <w:sz w:val="18"/>
              <w:szCs w:val="18"/>
            </w:rPr>
            <w:t>v1.</w:t>
          </w:r>
          <w:r w:rsidR="00F30BEF">
            <w:rPr>
              <w:color w:val="5B9BD5" w:themeColor="accent1"/>
              <w:sz w:val="18"/>
              <w:szCs w:val="18"/>
            </w:rPr>
            <w:t>3</w:t>
          </w:r>
          <w:r>
            <w:rPr>
              <w:color w:val="5B9BD5" w:themeColor="accent1"/>
              <w:sz w:val="18"/>
              <w:szCs w:val="18"/>
            </w:rPr>
            <w:t>.</w:t>
          </w:r>
          <w:del w:id="87" w:author="Nick Airdo" w:date="2018-09-18T08:05:00Z">
            <w:r w:rsidR="001E2F48" w:rsidDel="000667B1">
              <w:rPr>
                <w:color w:val="5B9BD5" w:themeColor="accent1"/>
                <w:sz w:val="18"/>
                <w:szCs w:val="18"/>
              </w:rPr>
              <w:delText>0</w:delText>
            </w:r>
          </w:del>
          <w:ins w:id="88" w:author="Nick Airdo" w:date="2018-09-18T08:05:00Z">
            <w:r w:rsidR="000667B1">
              <w:rPr>
                <w:color w:val="5B9BD5" w:themeColor="accent1"/>
                <w:sz w:val="18"/>
                <w:szCs w:val="18"/>
              </w:rPr>
              <w:t>1</w:t>
            </w:r>
          </w:ins>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r>
            <w:rPr>
              <w:color w:val="5B9BD5" w:themeColor="accent1"/>
              <w:sz w:val="18"/>
              <w:szCs w:val="18"/>
            </w:rPr>
            <w:t xml:space="preserve">- </w:t>
          </w:r>
          <w:r>
            <w:rPr>
              <w:color w:val="5B9BD5" w:themeColor="accent1"/>
              <w:sz w:val="18"/>
              <w:szCs w:val="18"/>
            </w:rPr>
            <w:fldChar w:fldCharType="begin"/>
          </w:r>
          <w:r>
            <w:rPr>
              <w:color w:val="5B9BD5" w:themeColor="accent1"/>
              <w:sz w:val="18"/>
              <w:szCs w:val="18"/>
            </w:rPr>
            <w:instrText xml:space="preserve"> SAVEDATE  \@ "M/d/yy"  \* MERGEFORMAT </w:instrText>
          </w:r>
          <w:r>
            <w:rPr>
              <w:color w:val="5B9BD5" w:themeColor="accent1"/>
              <w:sz w:val="18"/>
              <w:szCs w:val="18"/>
            </w:rPr>
            <w:fldChar w:fldCharType="separate"/>
          </w:r>
          <w:ins w:id="89" w:author="Nick Airdo" w:date="2018-09-18T08:30:00Z">
            <w:r w:rsidR="001F692D">
              <w:rPr>
                <w:noProof/>
                <w:color w:val="5B9BD5" w:themeColor="accent1"/>
                <w:sz w:val="18"/>
                <w:szCs w:val="18"/>
              </w:rPr>
              <w:t>9/18/18</w:t>
            </w:r>
          </w:ins>
          <w:ins w:id="90" w:author="Taylor Cavaletto" w:date="2018-09-17T15:26:00Z">
            <w:del w:id="91" w:author="Nick Airdo" w:date="2018-09-18T08:00:00Z">
              <w:r w:rsidR="00870E69" w:rsidDel="003E251C">
                <w:rPr>
                  <w:noProof/>
                  <w:color w:val="5B9BD5" w:themeColor="accent1"/>
                  <w:sz w:val="18"/>
                  <w:szCs w:val="18"/>
                </w:rPr>
                <w:delText>9/16/18</w:delText>
              </w:r>
            </w:del>
          </w:ins>
          <w:del w:id="92" w:author="Nick Airdo" w:date="2018-09-18T08:00:00Z">
            <w:r w:rsidR="005D5152" w:rsidDel="003E251C">
              <w:rPr>
                <w:noProof/>
                <w:color w:val="5B9BD5" w:themeColor="accent1"/>
                <w:sz w:val="18"/>
                <w:szCs w:val="18"/>
              </w:rPr>
              <w:delText>8/18/18</w:delText>
            </w:r>
          </w:del>
          <w:r>
            <w:rPr>
              <w:color w:val="5B9BD5" w:themeColor="accent1"/>
              <w:sz w:val="18"/>
              <w:szCs w:val="18"/>
            </w:rPr>
            <w:fldChar w:fldCharType="end"/>
          </w:r>
        </w:p>
      </w:tc>
      <w:tc>
        <w:tcPr>
          <w:tcW w:w="431" w:type="pct"/>
        </w:tcPr>
        <w:p w:rsidR="00AC4775" w:rsidRPr="00066B6B" w:rsidRDefault="00AC4775">
          <w:pPr>
            <w:pStyle w:val="Footer"/>
            <w:tabs>
              <w:tab w:val="clear" w:pos="4680"/>
              <w:tab w:val="clear" w:pos="9360"/>
            </w:tabs>
            <w:rPr>
              <w:color w:val="5B9BD5" w:themeColor="accent1"/>
              <w:sz w:val="18"/>
              <w:szCs w:val="18"/>
            </w:rPr>
          </w:pPr>
        </w:p>
      </w:tc>
      <w:tc>
        <w:tcPr>
          <w:tcW w:w="1410" w:type="pct"/>
        </w:tcPr>
        <w:p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1F692D">
            <w:rPr>
              <w:caps/>
              <w:noProof/>
              <w:color w:val="5B9BD5" w:themeColor="accent1"/>
              <w:sz w:val="18"/>
              <w:szCs w:val="18"/>
            </w:rPr>
            <w:t>26</w:t>
          </w:r>
          <w:r>
            <w:rPr>
              <w:caps/>
              <w:color w:val="5B9BD5" w:themeColor="accent1"/>
              <w:sz w:val="18"/>
              <w:szCs w:val="18"/>
            </w:rPr>
            <w:fldChar w:fldCharType="end"/>
          </w:r>
        </w:p>
      </w:tc>
    </w:tr>
  </w:tbl>
  <w:p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5F90" w:rsidRDefault="00E65F90" w:rsidP="00BF2FEA">
      <w:pPr>
        <w:spacing w:after="0" w:line="240" w:lineRule="auto"/>
      </w:pPr>
      <w:r>
        <w:separator/>
      </w:r>
    </w:p>
  </w:footnote>
  <w:footnote w:type="continuationSeparator" w:id="0">
    <w:p w:rsidR="00E65F90" w:rsidRDefault="00E65F90"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2072FD"/>
    <w:multiLevelType w:val="hybridMultilevel"/>
    <w:tmpl w:val="93ACD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14"/>
  </w:num>
  <w:num w:numId="4">
    <w:abstractNumId w:val="5"/>
  </w:num>
  <w:num w:numId="5">
    <w:abstractNumId w:val="17"/>
  </w:num>
  <w:num w:numId="6">
    <w:abstractNumId w:val="19"/>
  </w:num>
  <w:num w:numId="7">
    <w:abstractNumId w:val="20"/>
  </w:num>
  <w:num w:numId="8">
    <w:abstractNumId w:val="2"/>
  </w:num>
  <w:num w:numId="9">
    <w:abstractNumId w:val="1"/>
  </w:num>
  <w:num w:numId="10">
    <w:abstractNumId w:val="3"/>
  </w:num>
  <w:num w:numId="11">
    <w:abstractNumId w:val="6"/>
  </w:num>
  <w:num w:numId="12">
    <w:abstractNumId w:val="9"/>
  </w:num>
  <w:num w:numId="13">
    <w:abstractNumId w:val="15"/>
  </w:num>
  <w:num w:numId="14">
    <w:abstractNumId w:val="11"/>
  </w:num>
  <w:num w:numId="15">
    <w:abstractNumId w:val="12"/>
  </w:num>
  <w:num w:numId="16">
    <w:abstractNumId w:val="18"/>
  </w:num>
  <w:num w:numId="17">
    <w:abstractNumId w:val="13"/>
  </w:num>
  <w:num w:numId="18">
    <w:abstractNumId w:val="8"/>
  </w:num>
  <w:num w:numId="19">
    <w:abstractNumId w:val="16"/>
  </w:num>
  <w:num w:numId="20">
    <w:abstractNumId w:val="10"/>
  </w:num>
  <w:num w:numId="2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ylor Cavaletto">
    <w15:presenceInfo w15:providerId="None" w15:userId="Taylor Cavaletto"/>
  </w15:person>
  <w15:person w15:author="Nick Airdo">
    <w15:presenceInfo w15:providerId="AD" w15:userId="S-1-5-21-322190549-3132941758-3861350036-1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A49"/>
    <w:rsid w:val="00001ACB"/>
    <w:rsid w:val="00041068"/>
    <w:rsid w:val="000414A1"/>
    <w:rsid w:val="000444E6"/>
    <w:rsid w:val="00047F7A"/>
    <w:rsid w:val="0005174C"/>
    <w:rsid w:val="000667B1"/>
    <w:rsid w:val="00066B6B"/>
    <w:rsid w:val="00075B75"/>
    <w:rsid w:val="00095494"/>
    <w:rsid w:val="000A36B0"/>
    <w:rsid w:val="000A6F51"/>
    <w:rsid w:val="000B60F1"/>
    <w:rsid w:val="000B6D1F"/>
    <w:rsid w:val="000D6A00"/>
    <w:rsid w:val="000D6A72"/>
    <w:rsid w:val="00150DFF"/>
    <w:rsid w:val="00195BED"/>
    <w:rsid w:val="001A77C2"/>
    <w:rsid w:val="001E2F48"/>
    <w:rsid w:val="001E72B8"/>
    <w:rsid w:val="001F009A"/>
    <w:rsid w:val="001F160A"/>
    <w:rsid w:val="001F2F35"/>
    <w:rsid w:val="001F692D"/>
    <w:rsid w:val="00200087"/>
    <w:rsid w:val="00204DA5"/>
    <w:rsid w:val="00206EA0"/>
    <w:rsid w:val="00213DDB"/>
    <w:rsid w:val="00251F21"/>
    <w:rsid w:val="0026003E"/>
    <w:rsid w:val="002916F5"/>
    <w:rsid w:val="002A25B2"/>
    <w:rsid w:val="002D209A"/>
    <w:rsid w:val="00316492"/>
    <w:rsid w:val="003206E5"/>
    <w:rsid w:val="00336C67"/>
    <w:rsid w:val="00351DAF"/>
    <w:rsid w:val="0035724D"/>
    <w:rsid w:val="0036398F"/>
    <w:rsid w:val="0036545A"/>
    <w:rsid w:val="003816B0"/>
    <w:rsid w:val="00385931"/>
    <w:rsid w:val="00392858"/>
    <w:rsid w:val="003B27C5"/>
    <w:rsid w:val="003B443D"/>
    <w:rsid w:val="003E251C"/>
    <w:rsid w:val="003F6700"/>
    <w:rsid w:val="00405A90"/>
    <w:rsid w:val="004312B8"/>
    <w:rsid w:val="00431D8A"/>
    <w:rsid w:val="004525C5"/>
    <w:rsid w:val="00457151"/>
    <w:rsid w:val="004665EA"/>
    <w:rsid w:val="00467062"/>
    <w:rsid w:val="00492962"/>
    <w:rsid w:val="004A3DD2"/>
    <w:rsid w:val="004C384B"/>
    <w:rsid w:val="004D6B0C"/>
    <w:rsid w:val="004F380A"/>
    <w:rsid w:val="0050680A"/>
    <w:rsid w:val="005544AF"/>
    <w:rsid w:val="00567233"/>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5771"/>
    <w:rsid w:val="006D5186"/>
    <w:rsid w:val="006D6AA4"/>
    <w:rsid w:val="007044A3"/>
    <w:rsid w:val="007441A3"/>
    <w:rsid w:val="0075693F"/>
    <w:rsid w:val="00757167"/>
    <w:rsid w:val="00760418"/>
    <w:rsid w:val="0076061A"/>
    <w:rsid w:val="0077516A"/>
    <w:rsid w:val="00775A82"/>
    <w:rsid w:val="007853D9"/>
    <w:rsid w:val="007950A5"/>
    <w:rsid w:val="00796442"/>
    <w:rsid w:val="007A42FA"/>
    <w:rsid w:val="007B44B4"/>
    <w:rsid w:val="007C3504"/>
    <w:rsid w:val="007C3C6C"/>
    <w:rsid w:val="007C731B"/>
    <w:rsid w:val="007E3B0C"/>
    <w:rsid w:val="007F14AE"/>
    <w:rsid w:val="00817CF6"/>
    <w:rsid w:val="00827AF6"/>
    <w:rsid w:val="008431B6"/>
    <w:rsid w:val="00843A28"/>
    <w:rsid w:val="00856F74"/>
    <w:rsid w:val="00870E69"/>
    <w:rsid w:val="008742CE"/>
    <w:rsid w:val="00876C55"/>
    <w:rsid w:val="00884D66"/>
    <w:rsid w:val="008918BA"/>
    <w:rsid w:val="008934E6"/>
    <w:rsid w:val="008A0415"/>
    <w:rsid w:val="008A29DB"/>
    <w:rsid w:val="008C36DA"/>
    <w:rsid w:val="008C4860"/>
    <w:rsid w:val="008D21BA"/>
    <w:rsid w:val="008E06CB"/>
    <w:rsid w:val="008F0C37"/>
    <w:rsid w:val="008F23FD"/>
    <w:rsid w:val="008F25A0"/>
    <w:rsid w:val="00900E40"/>
    <w:rsid w:val="00927BE8"/>
    <w:rsid w:val="00951250"/>
    <w:rsid w:val="00955DB8"/>
    <w:rsid w:val="0096192B"/>
    <w:rsid w:val="00964D7B"/>
    <w:rsid w:val="00965E40"/>
    <w:rsid w:val="0097285F"/>
    <w:rsid w:val="00976C98"/>
    <w:rsid w:val="009802F1"/>
    <w:rsid w:val="00991B2D"/>
    <w:rsid w:val="00A27731"/>
    <w:rsid w:val="00A367FF"/>
    <w:rsid w:val="00A456E6"/>
    <w:rsid w:val="00A51AEE"/>
    <w:rsid w:val="00A6213F"/>
    <w:rsid w:val="00A72D33"/>
    <w:rsid w:val="00AB7353"/>
    <w:rsid w:val="00AC4775"/>
    <w:rsid w:val="00AD47F9"/>
    <w:rsid w:val="00AF474E"/>
    <w:rsid w:val="00B006A7"/>
    <w:rsid w:val="00B10C6B"/>
    <w:rsid w:val="00B651E9"/>
    <w:rsid w:val="00BA1D44"/>
    <w:rsid w:val="00BB1596"/>
    <w:rsid w:val="00BC3E7E"/>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33519"/>
    <w:rsid w:val="00D432C3"/>
    <w:rsid w:val="00D607A3"/>
    <w:rsid w:val="00D85276"/>
    <w:rsid w:val="00D90997"/>
    <w:rsid w:val="00D9329A"/>
    <w:rsid w:val="00DB367E"/>
    <w:rsid w:val="00DD3436"/>
    <w:rsid w:val="00DD4337"/>
    <w:rsid w:val="00DD6A0B"/>
    <w:rsid w:val="00DD6CD4"/>
    <w:rsid w:val="00DE08A7"/>
    <w:rsid w:val="00DE4905"/>
    <w:rsid w:val="00DF5300"/>
    <w:rsid w:val="00E12A4D"/>
    <w:rsid w:val="00E311A7"/>
    <w:rsid w:val="00E65F90"/>
    <w:rsid w:val="00E8383E"/>
    <w:rsid w:val="00E90A71"/>
    <w:rsid w:val="00E96E73"/>
    <w:rsid w:val="00EA1285"/>
    <w:rsid w:val="00EB5586"/>
    <w:rsid w:val="00EB6BBF"/>
    <w:rsid w:val="00ED086F"/>
    <w:rsid w:val="00ED6BBA"/>
    <w:rsid w:val="00EE0025"/>
    <w:rsid w:val="00F236F3"/>
    <w:rsid w:val="00F30BEF"/>
    <w:rsid w:val="00F416AE"/>
    <w:rsid w:val="00F4209B"/>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257AA"/>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CentralAZ/Rock-CentralAZ/tree/central-develop/com.centralaz.RoomManagement/ReportTemplates"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CentralAZ/Rock-CentralAZ/issu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5B9BD5"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A98"/>
    <w:rsid w:val="001E39F6"/>
    <w:rsid w:val="00234E6D"/>
    <w:rsid w:val="002C3D4B"/>
    <w:rsid w:val="00356445"/>
    <w:rsid w:val="003E1421"/>
    <w:rsid w:val="00407A98"/>
    <w:rsid w:val="00614AC5"/>
    <w:rsid w:val="008A08C2"/>
    <w:rsid w:val="008A716D"/>
    <w:rsid w:val="008E710E"/>
    <w:rsid w:val="00C03879"/>
    <w:rsid w:val="00C25999"/>
    <w:rsid w:val="00D600AD"/>
    <w:rsid w:val="00E76491"/>
    <w:rsid w:val="00FE0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082F3-090A-4A4C-A493-6DD8E2366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3770</Words>
  <Characters>21490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25210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Cavaletto;Nick Airdo</dc:creator>
  <cp:keywords/>
  <dc:description/>
  <cp:lastModifiedBy>Nick Airdo</cp:lastModifiedBy>
  <cp:revision>17</cp:revision>
  <cp:lastPrinted>2018-09-18T15:30:00Z</cp:lastPrinted>
  <dcterms:created xsi:type="dcterms:W3CDTF">2018-09-11T02:20:00Z</dcterms:created>
  <dcterms:modified xsi:type="dcterms:W3CDTF">2018-09-18T15:30:00Z</dcterms:modified>
</cp:coreProperties>
</file>